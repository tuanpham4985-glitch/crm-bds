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56"/>
        <w:tblW w:w="0" w:type="auto"/>
        <w:tblLook w:val="04A0" w:firstRow="1" w:lastRow="0" w:firstColumn="1" w:lastColumn="0" w:noHBand="0" w:noVBand="1"/>
        <w:tblPrChange w:id="0" w:author="Hanoi" w:date="2026-02-25T20:41:00Z" w16du:dateUtc="2026-02-25T17:41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456"/>
        <w:gridCol w:w="7089"/>
        <w:tblGridChange w:id="1">
          <w:tblGrid>
            <w:gridCol w:w="3456"/>
            <w:gridCol w:w="7089"/>
          </w:tblGrid>
        </w:tblGridChange>
      </w:tblGrid>
      <w:tr w:rsidR="00917420" w14:paraId="61A7AF3E" w14:textId="77777777" w:rsidTr="00997E9A">
        <w:trPr>
          <w:trHeight w:val="952"/>
          <w:trPrChange w:id="2" w:author="Hanoi" w:date="2026-02-25T20:41:00Z" w16du:dateUtc="2026-02-25T17:41:00Z">
            <w:trPr>
              <w:trHeight w:val="952"/>
            </w:trPr>
          </w:trPrChange>
        </w:trPr>
        <w:tc>
          <w:tcPr>
            <w:tcW w:w="3456" w:type="dxa"/>
            <w:vAlign w:val="center"/>
            <w:tcPrChange w:id="3" w:author="Hanoi" w:date="2026-02-25T20:41:00Z" w16du:dateUtc="2026-02-25T17:41:00Z">
              <w:tcPr>
                <w:tcW w:w="2513" w:type="dxa"/>
                <w:vAlign w:val="center"/>
              </w:tcPr>
            </w:tcPrChange>
          </w:tcPr>
          <w:p w14:paraId="48C8FF61" w14:textId="77777777" w:rsidR="00917420" w:rsidRDefault="00000000" w:rsidP="00997E9A">
            <w:pPr>
              <w:pStyle w:val="NormalWeb"/>
              <w:spacing w:before="0" w:beforeAutospacing="0" w:after="0" w:afterAutospacing="0" w:line="312" w:lineRule="auto"/>
              <w:rPr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005E651" wp14:editId="50659921">
                  <wp:extent cx="2057400" cy="597535"/>
                  <wp:effectExtent l="0" t="0" r="0" b="0"/>
                  <wp:docPr id="650076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07641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378" b="35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552" cy="600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9" w:type="dxa"/>
            <w:vAlign w:val="center"/>
            <w:tcPrChange w:id="4" w:author="Hanoi" w:date="2026-02-25T20:41:00Z" w16du:dateUtc="2026-02-25T17:41:00Z">
              <w:tcPr>
                <w:tcW w:w="7127" w:type="dxa"/>
                <w:vAlign w:val="center"/>
              </w:tcPr>
            </w:tcPrChange>
          </w:tcPr>
          <w:p w14:paraId="61FA1489" w14:textId="77777777" w:rsidR="00917420" w:rsidRDefault="00917420" w:rsidP="00997E9A">
            <w:pPr>
              <w:pStyle w:val="NormalWeb"/>
              <w:spacing w:before="0" w:beforeAutospacing="0" w:after="0" w:afterAutospacing="0" w:line="312" w:lineRule="auto"/>
              <w:jc w:val="center"/>
              <w:rPr>
                <w:b/>
                <w:sz w:val="26"/>
                <w:szCs w:val="26"/>
              </w:rPr>
            </w:pPr>
          </w:p>
          <w:p w14:paraId="51F2C5FA" w14:textId="77777777" w:rsidR="00917420" w:rsidRDefault="00000000" w:rsidP="00997E9A">
            <w:pPr>
              <w:pStyle w:val="NormalWeb"/>
              <w:spacing w:before="0" w:beforeAutospacing="0" w:after="0" w:afterAutospacing="0"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69A1EB79" w14:textId="77777777" w:rsidR="00917420" w:rsidRDefault="00000000" w:rsidP="00997E9A">
            <w:pPr>
              <w:pStyle w:val="NormalWeb"/>
              <w:spacing w:before="0" w:beforeAutospacing="0" w:after="0" w:afterAutospacing="0" w:line="312" w:lineRule="auto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Độc </w:t>
            </w:r>
            <w:proofErr w:type="spellStart"/>
            <w:r>
              <w:rPr>
                <w:i/>
                <w:sz w:val="26"/>
                <w:szCs w:val="26"/>
              </w:rPr>
              <w:t>lập</w:t>
            </w:r>
            <w:proofErr w:type="spellEnd"/>
            <w:r>
              <w:rPr>
                <w:i/>
                <w:sz w:val="26"/>
                <w:szCs w:val="26"/>
              </w:rPr>
              <w:t xml:space="preserve"> - </w:t>
            </w:r>
            <w:proofErr w:type="spellStart"/>
            <w:r>
              <w:rPr>
                <w:i/>
                <w:sz w:val="26"/>
                <w:szCs w:val="26"/>
              </w:rPr>
              <w:t>Tự</w:t>
            </w:r>
            <w:proofErr w:type="spellEnd"/>
            <w:r>
              <w:rPr>
                <w:i/>
                <w:sz w:val="26"/>
                <w:szCs w:val="26"/>
              </w:rPr>
              <w:t xml:space="preserve"> do - </w:t>
            </w:r>
            <w:proofErr w:type="spellStart"/>
            <w:r>
              <w:rPr>
                <w:i/>
                <w:sz w:val="26"/>
                <w:szCs w:val="26"/>
              </w:rPr>
              <w:t>Hạnh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phúc</w:t>
            </w:r>
            <w:proofErr w:type="spellEnd"/>
          </w:p>
          <w:p w14:paraId="03D37121" w14:textId="77777777" w:rsidR="00917420" w:rsidRDefault="00000000" w:rsidP="00997E9A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----------o0o----------</w:t>
            </w:r>
          </w:p>
        </w:tc>
      </w:tr>
    </w:tbl>
    <w:p w14:paraId="78FAB676" w14:textId="77777777" w:rsidR="00917420" w:rsidRDefault="0091742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pt-BR"/>
        </w:rPr>
      </w:pPr>
    </w:p>
    <w:p w14:paraId="4536BE02" w14:textId="77777777" w:rsidR="00917420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sz w:val="36"/>
          <w:szCs w:val="36"/>
          <w:lang w:val="pt-BR"/>
        </w:rPr>
      </w:pPr>
      <w:r>
        <w:rPr>
          <w:rFonts w:ascii="Times New Roman" w:eastAsia="Times New Roman" w:hAnsi="Times New Roman"/>
          <w:b/>
          <w:sz w:val="36"/>
          <w:szCs w:val="36"/>
          <w:lang w:val="pt-BR"/>
        </w:rPr>
        <w:t>HỢP ĐỒNG LAO ĐỘNG</w:t>
      </w:r>
    </w:p>
    <w:p w14:paraId="6024375B" w14:textId="49190F70" w:rsidR="00917420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pt-BR"/>
        </w:rPr>
      </w:pPr>
      <w:r>
        <w:rPr>
          <w:rFonts w:ascii="Times New Roman" w:eastAsia="Times New Roman" w:hAnsi="Times New Roman"/>
          <w:sz w:val="24"/>
          <w:szCs w:val="24"/>
          <w:lang w:val="pt-BR"/>
        </w:rPr>
        <w:t>Số:</w:t>
      </w:r>
      <w:ins w:id="5" w:author="Admin" w:date="2026-04-22T15:59:00Z" w16du:dateUtc="2026-04-22T08:59:00Z">
        <w:r w:rsidR="006D6D99">
          <w:rPr>
            <w:rFonts w:ascii="Times New Roman" w:eastAsia="Times New Roman" w:hAnsi="Times New Roman"/>
            <w:sz w:val="24"/>
            <w:szCs w:val="24"/>
            <w:lang w:val="pt-BR"/>
          </w:rPr>
          <w:t xml:space="preserve"> </w:t>
        </w:r>
      </w:ins>
      <w:del w:id="6" w:author="Admin" w:date="2026-04-22T15:59:00Z" w16du:dateUtc="2026-04-22T08:59:00Z">
        <w:r w:rsidDel="006D6D99">
          <w:rPr>
            <w:rFonts w:ascii="Times New Roman" w:eastAsia="Times New Roman" w:hAnsi="Times New Roman"/>
            <w:sz w:val="24"/>
            <w:szCs w:val="24"/>
            <w:lang w:val="pt-BR"/>
          </w:rPr>
          <w:delText xml:space="preserve">    </w:delText>
        </w:r>
      </w:del>
      <w:ins w:id="7" w:author="Admin" w:date="2026-04-22T15:59:00Z" w16du:dateUtc="2026-04-22T08:59:00Z">
        <w:r w:rsidR="006D6D99">
          <w:rPr>
            <w:rFonts w:ascii="Times New Roman" w:eastAsia="Times New Roman" w:hAnsi="Times New Roman"/>
            <w:sz w:val="24"/>
            <w:szCs w:val="24"/>
            <w:lang w:val="pt-BR"/>
          </w:rPr>
          <w:t>{so_hop_dong}</w:t>
        </w:r>
        <w:r w:rsidR="006D6D99">
          <w:rPr>
            <w:rFonts w:ascii="Times New Roman" w:eastAsia="Times New Roman" w:hAnsi="Times New Roman"/>
            <w:sz w:val="24"/>
            <w:szCs w:val="24"/>
            <w:lang w:val="pt-BR"/>
          </w:rPr>
          <w:t>/</w:t>
        </w:r>
      </w:ins>
      <w:del w:id="8" w:author="Admin" w:date="2026-04-22T15:59:00Z" w16du:dateUtc="2026-04-22T08:59:00Z">
        <w:r w:rsidDel="006D6D99">
          <w:rPr>
            <w:rFonts w:ascii="Times New Roman" w:eastAsia="Times New Roman" w:hAnsi="Times New Roman"/>
            <w:sz w:val="24"/>
            <w:szCs w:val="24"/>
            <w:lang w:val="pt-BR"/>
          </w:rPr>
          <w:delText>................/</w:delText>
        </w:r>
      </w:del>
      <w:r>
        <w:rPr>
          <w:rFonts w:ascii="Times New Roman" w:eastAsia="Times New Roman" w:hAnsi="Times New Roman"/>
          <w:sz w:val="24"/>
          <w:szCs w:val="24"/>
          <w:lang w:val="pt-BR"/>
        </w:rPr>
        <w:t>VIC_ HĐLĐ</w:t>
      </w:r>
    </w:p>
    <w:p w14:paraId="686C75B9" w14:textId="77777777" w:rsidR="00917420" w:rsidRDefault="0091742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pt-BR"/>
        </w:rPr>
      </w:pPr>
    </w:p>
    <w:p w14:paraId="23ED27FB" w14:textId="77777777" w:rsidR="00917420" w:rsidRDefault="00000000">
      <w:pPr>
        <w:numPr>
          <w:ilvl w:val="0"/>
          <w:numId w:val="1"/>
        </w:numPr>
        <w:spacing w:before="60" w:after="60" w:line="380" w:lineRule="exact"/>
        <w:ind w:left="851" w:right="622" w:hanging="284"/>
        <w:jc w:val="both"/>
        <w:rPr>
          <w:rFonts w:ascii="Times New Roman" w:eastAsia="Times New Roman" w:hAnsi="Times New Roman"/>
          <w:b/>
          <w:sz w:val="24"/>
          <w:szCs w:val="24"/>
          <w:lang w:val="pt-BR"/>
        </w:rPr>
      </w:pPr>
      <w:r>
        <w:rPr>
          <w:rFonts w:ascii="Times New Roman" w:eastAsia="Times New Roman" w:hAnsi="Times New Roman"/>
          <w:b/>
          <w:sz w:val="24"/>
          <w:szCs w:val="24"/>
          <w:lang w:val="pt-BR"/>
        </w:rPr>
        <w:t xml:space="preserve">BÊN SỬ DỤNG LAO ĐỘNG: </w:t>
      </w:r>
    </w:p>
    <w:p w14:paraId="5C237FA1" w14:textId="77777777" w:rsidR="00917420" w:rsidRDefault="00000000">
      <w:pPr>
        <w:tabs>
          <w:tab w:val="left" w:pos="0"/>
        </w:tabs>
        <w:spacing w:before="60" w:after="60" w:line="380" w:lineRule="exact"/>
        <w:ind w:left="567" w:right="622"/>
        <w:jc w:val="both"/>
        <w:rPr>
          <w:rFonts w:ascii="Times New Roman" w:eastAsia="Times New Roman" w:hAnsi="Times New Roman"/>
          <w:b/>
          <w:sz w:val="24"/>
          <w:szCs w:val="24"/>
          <w:lang w:val="pt-BR"/>
        </w:rPr>
      </w:pPr>
      <w:r>
        <w:rPr>
          <w:rFonts w:ascii="Times New Roman" w:eastAsia="Times New Roman" w:hAnsi="Times New Roman"/>
          <w:b/>
          <w:sz w:val="24"/>
          <w:szCs w:val="24"/>
          <w:lang w:val="pt-BR"/>
        </w:rPr>
        <w:t>CÔNG TY TNHH VICTORY HOLDINGS VIỆT NAM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3"/>
        <w:gridCol w:w="7705"/>
      </w:tblGrid>
      <w:tr w:rsidR="00917420" w14:paraId="20F9D93B" w14:textId="77777777">
        <w:tc>
          <w:tcPr>
            <w:tcW w:w="1980" w:type="dxa"/>
          </w:tcPr>
          <w:p w14:paraId="58E42D36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Địa chỉ</w:t>
            </w:r>
          </w:p>
        </w:tc>
        <w:tc>
          <w:tcPr>
            <w:tcW w:w="283" w:type="dxa"/>
          </w:tcPr>
          <w:p w14:paraId="44A755C5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7705" w:type="dxa"/>
          </w:tcPr>
          <w:p w14:paraId="629248A5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Số nhà 120, Đường N3D (Dự án khu đô thị Sài Gòn Bình An), Phường Bình Trưng, Thành phố Hồ Chí Minh, Việt Nam</w:t>
            </w:r>
          </w:p>
        </w:tc>
      </w:tr>
      <w:tr w:rsidR="00917420" w14:paraId="50AEB4FE" w14:textId="77777777">
        <w:tc>
          <w:tcPr>
            <w:tcW w:w="1980" w:type="dxa"/>
          </w:tcPr>
          <w:p w14:paraId="2C0F6681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Mã số thuế</w:t>
            </w:r>
          </w:p>
        </w:tc>
        <w:tc>
          <w:tcPr>
            <w:tcW w:w="283" w:type="dxa"/>
          </w:tcPr>
          <w:p w14:paraId="65DC33EF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7705" w:type="dxa"/>
          </w:tcPr>
          <w:p w14:paraId="4BC14631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0319324496</w:t>
            </w:r>
          </w:p>
        </w:tc>
      </w:tr>
      <w:tr w:rsidR="00917420" w14:paraId="48AF63C1" w14:textId="77777777">
        <w:tc>
          <w:tcPr>
            <w:tcW w:w="1980" w:type="dxa"/>
          </w:tcPr>
          <w:p w14:paraId="59626364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Đại diện</w:t>
            </w:r>
          </w:p>
        </w:tc>
        <w:tc>
          <w:tcPr>
            <w:tcW w:w="283" w:type="dxa"/>
          </w:tcPr>
          <w:p w14:paraId="2E8BDB7B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7705" w:type="dxa"/>
          </w:tcPr>
          <w:p w14:paraId="466FC397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Ông/Bà Mai Hoài Thương       Chức vụ: Tổng Giám đốc</w:t>
            </w:r>
          </w:p>
        </w:tc>
      </w:tr>
    </w:tbl>
    <w:p w14:paraId="0B92AC2C" w14:textId="77777777" w:rsidR="00917420" w:rsidRDefault="00000000">
      <w:pPr>
        <w:tabs>
          <w:tab w:val="left" w:pos="0"/>
        </w:tabs>
        <w:spacing w:before="60" w:after="60" w:line="380" w:lineRule="exact"/>
        <w:ind w:right="622" w:firstLine="709"/>
        <w:jc w:val="both"/>
        <w:rPr>
          <w:rFonts w:ascii="Times New Roman" w:eastAsia="Times New Roman" w:hAnsi="Times New Roman"/>
          <w:b/>
          <w:sz w:val="24"/>
          <w:szCs w:val="24"/>
          <w:lang w:val="pt-BR"/>
        </w:rPr>
      </w:pPr>
      <w:r>
        <w:rPr>
          <w:rFonts w:ascii="Times New Roman" w:eastAsia="Times New Roman" w:hAnsi="Times New Roman"/>
          <w:sz w:val="24"/>
          <w:szCs w:val="24"/>
          <w:lang w:val="pt-BR"/>
        </w:rPr>
        <w:t>Sau đây gọi là “</w:t>
      </w:r>
      <w:r>
        <w:rPr>
          <w:rFonts w:ascii="Times New Roman" w:eastAsia="Times New Roman" w:hAnsi="Times New Roman"/>
          <w:b/>
          <w:sz w:val="24"/>
          <w:szCs w:val="24"/>
          <w:lang w:val="pt-BR"/>
        </w:rPr>
        <w:t>Công ty”</w:t>
      </w:r>
    </w:p>
    <w:p w14:paraId="14E3CB49" w14:textId="77777777" w:rsidR="00917420" w:rsidRDefault="00917420">
      <w:pPr>
        <w:tabs>
          <w:tab w:val="left" w:pos="0"/>
        </w:tabs>
        <w:spacing w:before="60" w:after="60" w:line="380" w:lineRule="exact"/>
        <w:ind w:left="567" w:right="622"/>
        <w:jc w:val="both"/>
        <w:rPr>
          <w:rFonts w:ascii="Times New Roman" w:eastAsia="Times New Roman" w:hAnsi="Times New Roman"/>
          <w:sz w:val="24"/>
          <w:szCs w:val="24"/>
          <w:lang w:val="pt-BR"/>
        </w:rPr>
      </w:pPr>
    </w:p>
    <w:p w14:paraId="01FA64F3" w14:textId="77777777" w:rsidR="00917420" w:rsidRDefault="00000000">
      <w:pPr>
        <w:numPr>
          <w:ilvl w:val="0"/>
          <w:numId w:val="1"/>
        </w:numPr>
        <w:spacing w:before="60" w:after="60" w:line="380" w:lineRule="exact"/>
        <w:ind w:left="851" w:right="622" w:hanging="284"/>
        <w:jc w:val="both"/>
        <w:rPr>
          <w:rFonts w:ascii="Times New Roman" w:eastAsia="Times New Roman" w:hAnsi="Times New Roman"/>
          <w:b/>
          <w:sz w:val="24"/>
          <w:szCs w:val="24"/>
          <w:lang w:val="pt-BR"/>
        </w:rPr>
      </w:pPr>
      <w:r>
        <w:rPr>
          <w:rFonts w:ascii="Times New Roman" w:eastAsia="Times New Roman" w:hAnsi="Times New Roman"/>
          <w:b/>
          <w:sz w:val="24"/>
          <w:szCs w:val="24"/>
          <w:lang w:val="pt-BR"/>
        </w:rPr>
        <w:t>NGƯỜI LAO ĐỘNG: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3"/>
        <w:gridCol w:w="7705"/>
      </w:tblGrid>
      <w:tr w:rsidR="006D6D99" w14:paraId="46DAB8FF" w14:textId="77777777" w:rsidTr="000123D3">
        <w:trPr>
          <w:ins w:id="9" w:author="Admin" w:date="2026-04-22T15:59:00Z" w16du:dateUtc="2026-04-22T08:59:00Z"/>
        </w:trPr>
        <w:tc>
          <w:tcPr>
            <w:tcW w:w="1980" w:type="dxa"/>
          </w:tcPr>
          <w:p w14:paraId="2E31BA17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ins w:id="10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11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Ông/Bà</w:t>
              </w:r>
            </w:ins>
          </w:p>
        </w:tc>
        <w:tc>
          <w:tcPr>
            <w:tcW w:w="283" w:type="dxa"/>
          </w:tcPr>
          <w:p w14:paraId="44BCCA6A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ins w:id="12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13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:</w:t>
              </w:r>
            </w:ins>
          </w:p>
        </w:tc>
        <w:tc>
          <w:tcPr>
            <w:tcW w:w="7705" w:type="dxa"/>
          </w:tcPr>
          <w:p w14:paraId="19AE17FB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jc w:val="both"/>
              <w:rPr>
                <w:ins w:id="14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15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{ho_ten}</w:t>
              </w:r>
            </w:ins>
          </w:p>
        </w:tc>
      </w:tr>
      <w:tr w:rsidR="006D6D99" w14:paraId="31613281" w14:textId="77777777" w:rsidTr="000123D3">
        <w:trPr>
          <w:ins w:id="16" w:author="Admin" w:date="2026-04-22T15:59:00Z" w16du:dateUtc="2026-04-22T08:59:00Z"/>
        </w:trPr>
        <w:tc>
          <w:tcPr>
            <w:tcW w:w="1980" w:type="dxa"/>
          </w:tcPr>
          <w:p w14:paraId="4FF7ED0C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ins w:id="17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18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Sinh ngày</w:t>
              </w:r>
            </w:ins>
          </w:p>
        </w:tc>
        <w:tc>
          <w:tcPr>
            <w:tcW w:w="283" w:type="dxa"/>
          </w:tcPr>
          <w:p w14:paraId="754DBA1A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ins w:id="19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20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:</w:t>
              </w:r>
            </w:ins>
          </w:p>
        </w:tc>
        <w:tc>
          <w:tcPr>
            <w:tcW w:w="7705" w:type="dxa"/>
          </w:tcPr>
          <w:p w14:paraId="41E961FE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jc w:val="both"/>
              <w:rPr>
                <w:ins w:id="21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22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{ngay_sinh}</w:t>
              </w:r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 xml:space="preserve">             </w:t>
              </w:r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Giới tính: {gioi_tinh}</w:t>
              </w:r>
            </w:ins>
          </w:p>
        </w:tc>
      </w:tr>
      <w:tr w:rsidR="006D6D99" w14:paraId="2104A855" w14:textId="77777777" w:rsidTr="000123D3">
        <w:trPr>
          <w:ins w:id="23" w:author="Admin" w:date="2026-04-22T15:59:00Z" w16du:dateUtc="2026-04-22T08:59:00Z"/>
        </w:trPr>
        <w:tc>
          <w:tcPr>
            <w:tcW w:w="1980" w:type="dxa"/>
          </w:tcPr>
          <w:p w14:paraId="78DB418C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ins w:id="24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25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Số CCCD</w:t>
              </w:r>
            </w:ins>
          </w:p>
        </w:tc>
        <w:tc>
          <w:tcPr>
            <w:tcW w:w="283" w:type="dxa"/>
          </w:tcPr>
          <w:p w14:paraId="0E6E8B07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ins w:id="26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27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:</w:t>
              </w:r>
            </w:ins>
          </w:p>
        </w:tc>
        <w:tc>
          <w:tcPr>
            <w:tcW w:w="7705" w:type="dxa"/>
          </w:tcPr>
          <w:p w14:paraId="41D84610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jc w:val="both"/>
              <w:rPr>
                <w:ins w:id="28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29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{so_cccd}</w:t>
              </w:r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 xml:space="preserve"> </w:t>
              </w:r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Ngày cấp: {ngay_cap}  Nơi cấp: {noi_cap}</w:t>
              </w:r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 xml:space="preserve">              </w:t>
              </w:r>
            </w:ins>
          </w:p>
        </w:tc>
      </w:tr>
      <w:tr w:rsidR="006D6D99" w14:paraId="50C889EA" w14:textId="77777777" w:rsidTr="000123D3">
        <w:trPr>
          <w:ins w:id="30" w:author="Admin" w:date="2026-04-22T15:59:00Z" w16du:dateUtc="2026-04-22T08:59:00Z"/>
        </w:trPr>
        <w:tc>
          <w:tcPr>
            <w:tcW w:w="1980" w:type="dxa"/>
          </w:tcPr>
          <w:p w14:paraId="4ABA9A86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ins w:id="31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32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HKTT</w:t>
              </w:r>
            </w:ins>
          </w:p>
        </w:tc>
        <w:tc>
          <w:tcPr>
            <w:tcW w:w="283" w:type="dxa"/>
          </w:tcPr>
          <w:p w14:paraId="73C6D1C1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ins w:id="33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34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:</w:t>
              </w:r>
            </w:ins>
          </w:p>
        </w:tc>
        <w:tc>
          <w:tcPr>
            <w:tcW w:w="7705" w:type="dxa"/>
          </w:tcPr>
          <w:p w14:paraId="2D69D978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78"/>
              <w:jc w:val="both"/>
              <w:rPr>
                <w:ins w:id="35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36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{HKTT}</w:t>
              </w:r>
            </w:ins>
          </w:p>
        </w:tc>
      </w:tr>
      <w:tr w:rsidR="006D6D99" w14:paraId="016CFE2E" w14:textId="77777777" w:rsidTr="000123D3">
        <w:trPr>
          <w:ins w:id="37" w:author="Admin" w:date="2026-04-22T15:59:00Z" w16du:dateUtc="2026-04-22T08:59:00Z"/>
        </w:trPr>
        <w:tc>
          <w:tcPr>
            <w:tcW w:w="1980" w:type="dxa"/>
          </w:tcPr>
          <w:p w14:paraId="385FAE20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ins w:id="38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39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Mã số thuế</w:t>
              </w:r>
            </w:ins>
          </w:p>
        </w:tc>
        <w:tc>
          <w:tcPr>
            <w:tcW w:w="283" w:type="dxa"/>
          </w:tcPr>
          <w:p w14:paraId="49A7CC7A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ins w:id="40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41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:</w:t>
              </w:r>
            </w:ins>
          </w:p>
        </w:tc>
        <w:tc>
          <w:tcPr>
            <w:tcW w:w="7705" w:type="dxa"/>
          </w:tcPr>
          <w:p w14:paraId="455C4FC4" w14:textId="77777777" w:rsidR="006D6D99" w:rsidRDefault="006D6D99" w:rsidP="000123D3">
            <w:pPr>
              <w:tabs>
                <w:tab w:val="left" w:pos="0"/>
              </w:tabs>
              <w:spacing w:before="60" w:after="60" w:line="380" w:lineRule="exact"/>
              <w:ind w:right="78"/>
              <w:jc w:val="both"/>
              <w:rPr>
                <w:ins w:id="42" w:author="Admin" w:date="2026-04-22T15:59:00Z" w16du:dateUtc="2026-04-22T08:59:00Z"/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ins w:id="43" w:author="Admin" w:date="2026-04-22T15:59:00Z" w16du:dateUtc="2026-04-22T08:59:00Z">
              <w:r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{ma_so_thue}</w:t>
              </w:r>
            </w:ins>
          </w:p>
        </w:tc>
      </w:tr>
    </w:tbl>
    <w:p w14:paraId="6B7F3F26" w14:textId="77777777" w:rsidR="00917420" w:rsidRDefault="00000000">
      <w:pPr>
        <w:tabs>
          <w:tab w:val="left" w:leader="dot" w:pos="9360"/>
        </w:tabs>
        <w:spacing w:before="60" w:after="60" w:line="380" w:lineRule="exact"/>
        <w:ind w:right="622" w:firstLine="567"/>
        <w:jc w:val="both"/>
        <w:rPr>
          <w:rFonts w:ascii="Times New Roman" w:eastAsia="Times New Roman" w:hAnsi="Times New Roman"/>
          <w:sz w:val="24"/>
          <w:szCs w:val="24"/>
          <w:lang w:val="pt-BR"/>
        </w:rPr>
      </w:pPr>
      <w:r>
        <w:rPr>
          <w:rFonts w:ascii="Times New Roman" w:eastAsia="Times New Roman" w:hAnsi="Times New Roman"/>
          <w:sz w:val="24"/>
          <w:szCs w:val="24"/>
          <w:lang w:val="pt-BR"/>
        </w:rPr>
        <w:t xml:space="preserve">Sau đây gọi là “ </w:t>
      </w:r>
      <w:r>
        <w:rPr>
          <w:rFonts w:ascii="Times New Roman" w:eastAsia="Times New Roman" w:hAnsi="Times New Roman"/>
          <w:b/>
          <w:sz w:val="24"/>
          <w:szCs w:val="24"/>
          <w:lang w:val="pt-BR"/>
        </w:rPr>
        <w:t>Người lao động</w:t>
      </w:r>
      <w:r>
        <w:rPr>
          <w:rFonts w:ascii="Times New Roman" w:eastAsia="Times New Roman" w:hAnsi="Times New Roman"/>
          <w:sz w:val="24"/>
          <w:szCs w:val="24"/>
          <w:lang w:val="pt-BR"/>
        </w:rPr>
        <w:t>”</w:t>
      </w:r>
    </w:p>
    <w:p w14:paraId="0BA6954F" w14:textId="77777777" w:rsidR="00917420" w:rsidRDefault="00000000">
      <w:pPr>
        <w:tabs>
          <w:tab w:val="left" w:pos="560"/>
        </w:tabs>
        <w:spacing w:before="60" w:after="60" w:line="380" w:lineRule="exact"/>
        <w:ind w:left="567" w:right="622"/>
        <w:rPr>
          <w:rFonts w:ascii="Times New Roman" w:hAnsi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Thoả thuận ký kết hợp đồng lao động</w:t>
      </w:r>
      <w:r>
        <w:rPr>
          <w:rFonts w:ascii="Times New Roman" w:hAnsi="Times New Roman"/>
          <w:b/>
          <w:bCs/>
          <w:sz w:val="24"/>
          <w:szCs w:val="24"/>
          <w:lang w:val="pt-BR"/>
        </w:rPr>
        <w:t xml:space="preserve"> </w:t>
      </w:r>
      <w:r>
        <w:rPr>
          <w:rFonts w:ascii="Times New Roman" w:hAnsi="Times New Roman"/>
          <w:bCs/>
          <w:spacing w:val="-4"/>
          <w:sz w:val="24"/>
          <w:szCs w:val="24"/>
          <w:lang w:val="nl-NL"/>
        </w:rPr>
        <w:t>(sau đây gọi tắt là “</w:t>
      </w:r>
      <w:r>
        <w:rPr>
          <w:rFonts w:ascii="Times New Roman" w:hAnsi="Times New Roman"/>
          <w:b/>
          <w:bCs/>
          <w:spacing w:val="-4"/>
          <w:sz w:val="24"/>
          <w:szCs w:val="24"/>
          <w:lang w:val="nl-NL"/>
        </w:rPr>
        <w:t>Hợp đồng</w:t>
      </w:r>
      <w:r>
        <w:rPr>
          <w:rFonts w:ascii="Times New Roman" w:hAnsi="Times New Roman"/>
          <w:bCs/>
          <w:spacing w:val="-4"/>
          <w:sz w:val="24"/>
          <w:szCs w:val="24"/>
          <w:lang w:val="nl-NL"/>
        </w:rPr>
        <w:t xml:space="preserve">”) </w:t>
      </w:r>
      <w:r>
        <w:rPr>
          <w:rFonts w:ascii="Times New Roman" w:hAnsi="Times New Roman"/>
          <w:sz w:val="24"/>
          <w:szCs w:val="24"/>
          <w:lang w:val="pt-BR"/>
        </w:rPr>
        <w:t>và cam kết làm đúng các điều khoản sau đây</w:t>
      </w:r>
      <w:r>
        <w:rPr>
          <w:rFonts w:ascii="Times New Roman" w:hAnsi="Times New Roman"/>
          <w:i/>
          <w:iCs/>
          <w:sz w:val="24"/>
          <w:szCs w:val="24"/>
          <w:lang w:val="pt-BR"/>
        </w:rPr>
        <w:t>:</w:t>
      </w:r>
    </w:p>
    <w:p w14:paraId="10BABEF6" w14:textId="77777777" w:rsidR="00917420" w:rsidRDefault="00917420">
      <w:pPr>
        <w:tabs>
          <w:tab w:val="left" w:pos="560"/>
        </w:tabs>
        <w:spacing w:before="60" w:after="60" w:line="380" w:lineRule="exact"/>
        <w:ind w:left="567" w:right="622"/>
        <w:rPr>
          <w:rFonts w:ascii="Times New Roman" w:hAnsi="Times New Roman"/>
          <w:i/>
          <w:iCs/>
          <w:sz w:val="16"/>
          <w:szCs w:val="16"/>
          <w:lang w:val="pt-BR"/>
        </w:rPr>
      </w:pPr>
    </w:p>
    <w:p w14:paraId="673C8CE0" w14:textId="77777777" w:rsidR="00917420" w:rsidRDefault="00000000">
      <w:pPr>
        <w:tabs>
          <w:tab w:val="left" w:pos="426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pt-BR"/>
        </w:rPr>
        <w:t>Điều 1</w:t>
      </w:r>
      <w:r>
        <w:rPr>
          <w:rFonts w:ascii="Times New Roman" w:hAnsi="Times New Roman"/>
          <w:b/>
          <w:bCs/>
          <w:sz w:val="24"/>
          <w:szCs w:val="24"/>
          <w:lang w:val="pt-BR"/>
        </w:rPr>
        <w:t>: Thời hạn và loại hợp đồng</w:t>
      </w:r>
    </w:p>
    <w:p w14:paraId="18F55F58" w14:textId="77777777" w:rsidR="00917420" w:rsidRDefault="00000000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567" w:right="622" w:firstLine="0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Loại hợp đồng lao động: Xác định thời hạn .......... tháng.</w:t>
      </w:r>
    </w:p>
    <w:p w14:paraId="18577103" w14:textId="6123D6FB" w:rsidR="00917420" w:rsidRDefault="00000000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567" w:right="622" w:firstLine="0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Thời hạn Hợp đồng: </w:t>
      </w:r>
      <w:ins w:id="44" w:author="Admin" w:date="2026-04-22T16:01:00Z" w16du:dateUtc="2026-04-22T09:01:00Z">
        <w:r w:rsidR="006D6D99">
          <w:rPr>
            <w:rFonts w:ascii="Times New Roman" w:hAnsi="Times New Roman"/>
            <w:sz w:val="24"/>
            <w:szCs w:val="24"/>
            <w:lang w:val="pt-BR"/>
          </w:rPr>
          <w:t>Từ ngày {ngay_bat_dau} đến ngày {ngay_ket_thuc}</w:t>
        </w:r>
      </w:ins>
      <w:del w:id="45" w:author="Admin" w:date="2026-04-22T16:01:00Z" w16du:dateUtc="2026-04-22T09:01:00Z">
        <w:r w:rsidDel="006D6D99">
          <w:rPr>
            <w:rFonts w:ascii="Times New Roman" w:hAnsi="Times New Roman"/>
            <w:sz w:val="24"/>
            <w:szCs w:val="24"/>
            <w:lang w:val="pt-BR"/>
          </w:rPr>
          <w:delText>Từ ngày ........./........./202...... đến ngày ........./........./202......</w:delText>
        </w:r>
      </w:del>
    </w:p>
    <w:p w14:paraId="6D9742D9" w14:textId="77777777" w:rsidR="00917420" w:rsidRDefault="00917420">
      <w:pPr>
        <w:tabs>
          <w:tab w:val="left" w:pos="993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sz w:val="8"/>
          <w:szCs w:val="8"/>
          <w:lang w:val="pt-BR"/>
        </w:rPr>
      </w:pPr>
    </w:p>
    <w:p w14:paraId="5EEC78F7" w14:textId="77777777" w:rsidR="00917420" w:rsidRDefault="00000000">
      <w:pPr>
        <w:tabs>
          <w:tab w:val="left" w:pos="426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/>
          <w:b/>
          <w:bCs/>
          <w:sz w:val="24"/>
          <w:szCs w:val="24"/>
          <w:lang w:val="pt-BR"/>
        </w:rPr>
        <w:t>Điều 2: Công việc và địa điểm làm việc</w:t>
      </w:r>
    </w:p>
    <w:p w14:paraId="30E97891" w14:textId="77777777" w:rsidR="00917420" w:rsidRDefault="00917420">
      <w:pPr>
        <w:pStyle w:val="ListParagraph"/>
        <w:numPr>
          <w:ilvl w:val="0"/>
          <w:numId w:val="2"/>
        </w:numPr>
        <w:tabs>
          <w:tab w:val="left" w:pos="993"/>
          <w:tab w:val="left" w:pos="9639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vanish/>
          <w:color w:val="auto"/>
          <w:sz w:val="24"/>
          <w:szCs w:val="24"/>
          <w:lang w:val="pt-BR" w:bidi="ar-SA"/>
        </w:rPr>
      </w:pPr>
    </w:p>
    <w:p w14:paraId="07C32E8B" w14:textId="01616AFE" w:rsidR="00917420" w:rsidRDefault="00000000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ins w:id="46" w:author="Hanoi" w:date="2026-02-25T22:47:00Z" w16du:dateUtc="2026-02-25T19:47:00Z"/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Chức danh: </w:t>
      </w:r>
      <w:ins w:id="47" w:author="Admin" w:date="2026-04-22T16:00:00Z" w16du:dateUtc="2026-04-22T09:00:00Z">
        <w:r w:rsidR="006D6D99">
          <w:rPr>
            <w:rFonts w:ascii="Times New Roman" w:hAnsi="Times New Roman"/>
            <w:sz w:val="24"/>
            <w:szCs w:val="24"/>
            <w:lang w:val="pt-BR"/>
          </w:rPr>
          <w:t>{</w:t>
        </w:r>
        <w:r w:rsidR="006D6D99" w:rsidRPr="00982291">
          <w:rPr>
            <w:rFonts w:ascii="Times New Roman" w:hAnsi="Times New Roman"/>
            <w:sz w:val="24"/>
            <w:szCs w:val="24"/>
            <w:lang w:val="pt-BR"/>
          </w:rPr>
          <w:t>employee_type</w:t>
        </w:r>
        <w:r w:rsidR="006D6D99">
          <w:rPr>
            <w:rFonts w:ascii="Times New Roman" w:hAnsi="Times New Roman"/>
            <w:sz w:val="24"/>
            <w:szCs w:val="24"/>
            <w:lang w:val="pt-BR"/>
          </w:rPr>
          <w:t>}</w:t>
        </w:r>
      </w:ins>
      <w:del w:id="48" w:author="Admin" w:date="2026-04-22T16:00:00Z" w16du:dateUtc="2026-04-22T09:00:00Z">
        <w:r w:rsidDel="006D6D99">
          <w:rPr>
            <w:rFonts w:ascii="Times New Roman" w:hAnsi="Times New Roman"/>
            <w:sz w:val="24"/>
            <w:szCs w:val="24"/>
            <w:lang w:val="pt-BR"/>
          </w:rPr>
          <w:delText>................................................................................................................................</w:delText>
        </w:r>
      </w:del>
    </w:p>
    <w:p w14:paraId="62E8FA29" w14:textId="59F6E607" w:rsidR="00227EB3" w:rsidRDefault="00227EB3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sz w:val="24"/>
          <w:szCs w:val="24"/>
          <w:lang w:val="pt-BR"/>
        </w:rPr>
      </w:pPr>
      <w:ins w:id="49" w:author="Hanoi" w:date="2026-02-25T22:47:00Z" w16du:dateUtc="2026-02-25T19:47:00Z">
        <w:r>
          <w:rPr>
            <w:rFonts w:ascii="Times New Roman" w:hAnsi="Times New Roman"/>
            <w:sz w:val="24"/>
            <w:szCs w:val="24"/>
            <w:lang w:val="pt-BR"/>
          </w:rPr>
          <w:t xml:space="preserve">Phòng kinh doanh: </w:t>
        </w:r>
      </w:ins>
      <w:ins w:id="50" w:author="Admin" w:date="2026-04-22T16:00:00Z" w16du:dateUtc="2026-04-22T09:00:00Z">
        <w:r w:rsidR="006D6D99">
          <w:rPr>
            <w:rFonts w:ascii="Times New Roman" w:hAnsi="Times New Roman"/>
            <w:sz w:val="24"/>
            <w:szCs w:val="24"/>
            <w:lang w:val="pt-BR"/>
          </w:rPr>
          <w:t>{</w:t>
        </w:r>
        <w:r w:rsidR="006D6D99" w:rsidRPr="00982291">
          <w:rPr>
            <w:rFonts w:ascii="Times New Roman" w:hAnsi="Times New Roman"/>
            <w:sz w:val="24"/>
            <w:szCs w:val="24"/>
            <w:lang w:val="pt-BR"/>
          </w:rPr>
          <w:t>phong_KD</w:t>
        </w:r>
        <w:r w:rsidR="006D6D99">
          <w:rPr>
            <w:rFonts w:ascii="Times New Roman" w:hAnsi="Times New Roman"/>
            <w:sz w:val="24"/>
            <w:szCs w:val="24"/>
            <w:lang w:val="pt-BR"/>
          </w:rPr>
          <w:t>}</w:t>
        </w:r>
      </w:ins>
      <w:ins w:id="51" w:author="Hanoi" w:date="2026-02-25T22:47:00Z" w16du:dateUtc="2026-02-25T19:47:00Z">
        <w:del w:id="52" w:author="Admin" w:date="2026-04-22T16:00:00Z" w16du:dateUtc="2026-04-22T09:00:00Z">
          <w:r w:rsidDel="006D6D99">
            <w:rPr>
              <w:rFonts w:ascii="Times New Roman" w:hAnsi="Times New Roman"/>
              <w:sz w:val="24"/>
              <w:szCs w:val="24"/>
              <w:lang w:val="pt-BR"/>
            </w:rPr>
            <w:delText>..................................................................................................................</w:delText>
          </w:r>
          <w:r w:rsidR="00A8688B" w:rsidDel="006D6D99">
            <w:rPr>
              <w:rFonts w:ascii="Times New Roman" w:hAnsi="Times New Roman"/>
              <w:sz w:val="24"/>
              <w:szCs w:val="24"/>
              <w:lang w:val="pt-BR"/>
            </w:rPr>
            <w:delText>...</w:delText>
          </w:r>
        </w:del>
      </w:ins>
    </w:p>
    <w:p w14:paraId="65DD3222" w14:textId="77777777" w:rsidR="00917420" w:rsidRDefault="00000000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Công việc phải làm: </w:t>
      </w:r>
      <w:r>
        <w:rPr>
          <w:rFonts w:ascii="Times New Roman" w:hAnsi="Times New Roman"/>
          <w:iCs/>
          <w:sz w:val="24"/>
          <w:szCs w:val="24"/>
          <w:lang w:val="pt-BR"/>
        </w:rPr>
        <w:t>....................................................................................................................</w:t>
      </w:r>
    </w:p>
    <w:p w14:paraId="71D91F8F" w14:textId="77777777" w:rsidR="00917420" w:rsidDel="00E87F60" w:rsidRDefault="00000000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del w:id="53" w:author="Hanoi" w:date="2026-02-25T22:47:00Z" w16du:dateUtc="2026-02-25T19:47:00Z"/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Địa điểm làm việc: </w:t>
      </w:r>
      <w:r>
        <w:rPr>
          <w:rFonts w:ascii="Times New Roman" w:eastAsia="Times New Roman" w:hAnsi="Times New Roman"/>
          <w:bCs/>
          <w:sz w:val="24"/>
          <w:szCs w:val="24"/>
          <w:lang w:val="pt-BR"/>
        </w:rPr>
        <w:t>Số nhà 120, Đường N3D (Dự án khu đô thị Sài Gòn Bình An), Phường Bình Trưng, Thành phố Hồ Chí Minh, Việt Nam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/>
          <w:sz w:val="24"/>
          <w:szCs w:val="24"/>
          <w:lang w:val="nl-NL"/>
        </w:rPr>
        <w:t>và/hoặc các địa điểm khác do Công ty điều chuyển theo quy định pháp luật.</w:t>
      </w:r>
    </w:p>
    <w:p w14:paraId="319CAFA7" w14:textId="77777777" w:rsidR="00917420" w:rsidRPr="00E87F60" w:rsidRDefault="00917420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sz w:val="24"/>
          <w:szCs w:val="24"/>
          <w:lang w:val="pt-BR"/>
        </w:rPr>
        <w:pPrChange w:id="54" w:author="Hanoi" w:date="2026-02-25T22:47:00Z" w16du:dateUtc="2026-02-25T19:47:00Z">
          <w:pPr>
            <w:tabs>
              <w:tab w:val="left" w:pos="993"/>
              <w:tab w:val="left" w:pos="9639"/>
            </w:tabs>
            <w:spacing w:before="60" w:after="60" w:line="312" w:lineRule="auto"/>
            <w:ind w:left="993" w:right="622"/>
            <w:jc w:val="both"/>
          </w:pPr>
        </w:pPrChange>
      </w:pPr>
    </w:p>
    <w:p w14:paraId="630B7980" w14:textId="77777777" w:rsidR="00917420" w:rsidRDefault="00000000">
      <w:pPr>
        <w:tabs>
          <w:tab w:val="left" w:pos="284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pt-BR"/>
        </w:rPr>
        <w:lastRenderedPageBreak/>
        <w:t>Điều 3</w:t>
      </w:r>
      <w:r>
        <w:rPr>
          <w:rFonts w:ascii="Times New Roman" w:hAnsi="Times New Roman"/>
          <w:b/>
          <w:bCs/>
          <w:sz w:val="24"/>
          <w:szCs w:val="24"/>
          <w:lang w:val="pt-BR"/>
        </w:rPr>
        <w:t>: Chế độ làm việc</w:t>
      </w:r>
    </w:p>
    <w:p w14:paraId="4A41098D" w14:textId="77777777" w:rsidR="00917420" w:rsidRDefault="00917420">
      <w:pPr>
        <w:pStyle w:val="ListParagraph"/>
        <w:numPr>
          <w:ilvl w:val="0"/>
          <w:numId w:val="1"/>
        </w:numPr>
        <w:tabs>
          <w:tab w:val="left" w:pos="993"/>
          <w:tab w:val="left" w:pos="9639"/>
        </w:tabs>
        <w:spacing w:before="60" w:after="60" w:line="312" w:lineRule="auto"/>
        <w:ind w:right="622"/>
        <w:contextualSpacing w:val="0"/>
        <w:jc w:val="both"/>
        <w:rPr>
          <w:rFonts w:ascii="Times New Roman" w:eastAsia="Times New Roman" w:hAnsi="Times New Roman" w:cs="Times New Roman"/>
          <w:vanish/>
          <w:sz w:val="24"/>
          <w:szCs w:val="24"/>
          <w:lang w:bidi="ar-SA"/>
        </w:rPr>
      </w:pPr>
    </w:p>
    <w:p w14:paraId="3C184F33" w14:textId="77777777" w:rsidR="00917420" w:rsidRDefault="00000000">
      <w:pPr>
        <w:numPr>
          <w:ilvl w:val="1"/>
          <w:numId w:val="1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BA31D5D" w14:textId="40539BD0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8h30 – 12h00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13h30 - 17h30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Hai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Thứ </w:t>
      </w:r>
      <w:ins w:id="55" w:author="Hanoi" w:date="2026-02-25T22:22:00Z" w16du:dateUtc="2026-02-25T19:22:00Z">
        <w:r w:rsidR="004435A6">
          <w:rPr>
            <w:rFonts w:ascii="Times New Roman" w:eastAsia="Times New Roman" w:hAnsi="Times New Roman"/>
            <w:sz w:val="24"/>
            <w:szCs w:val="24"/>
          </w:rPr>
          <w:t>Bảy</w:t>
        </w:r>
      </w:ins>
      <w:del w:id="56" w:author="Hanoi" w:date="2026-02-25T22:22:00Z" w16du:dateUtc="2026-02-25T19:22:00Z">
        <w:r w:rsidDel="004435A6">
          <w:rPr>
            <w:rFonts w:ascii="Times New Roman" w:eastAsia="Times New Roman" w:hAnsi="Times New Roman"/>
            <w:sz w:val="24"/>
            <w:szCs w:val="24"/>
          </w:rPr>
          <w:delText>Sáu</w:delText>
        </w:r>
      </w:del>
      <w:r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0BAA375B" w14:textId="6A5052E9" w:rsidR="00917420" w:rsidDel="004435A6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del w:id="57" w:author="Hanoi" w:date="2026-02-25T22:22:00Z" w16du:dateUtc="2026-02-25T19:22:00Z"/>
          <w:rFonts w:ascii="Times New Roman" w:eastAsia="Times New Roman" w:hAnsi="Times New Roman"/>
          <w:sz w:val="24"/>
          <w:szCs w:val="24"/>
        </w:rPr>
      </w:pPr>
      <w:del w:id="58" w:author="Hanoi" w:date="2026-02-25T22:22:00Z" w16du:dateUtc="2026-02-25T19:22:00Z">
        <w:r w:rsidDel="004435A6">
          <w:rPr>
            <w:rFonts w:ascii="Times New Roman" w:eastAsia="Times New Roman" w:hAnsi="Times New Roman"/>
            <w:sz w:val="24"/>
            <w:szCs w:val="24"/>
          </w:rPr>
          <w:delText xml:space="preserve">Sáng thứ 7: Từ 8h30 – 12h00 </w:delText>
        </w:r>
      </w:del>
    </w:p>
    <w:p w14:paraId="1C1A44E0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tới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tuần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36D0FC4C" w14:textId="77777777" w:rsidR="00917420" w:rsidRDefault="00000000">
      <w:pPr>
        <w:numPr>
          <w:ilvl w:val="1"/>
          <w:numId w:val="1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nghỉ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ngơi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A6BCEE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12h00 – 13h30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</w:p>
    <w:p w14:paraId="64EDE902" w14:textId="0BF91DE4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N</w:t>
      </w:r>
      <w:ins w:id="59" w:author="Hanoi" w:date="2026-02-25T22:22:00Z" w16du:dateUtc="2026-02-25T19:22:00Z">
        <w:r w:rsidR="004435A6">
          <w:rPr>
            <w:rFonts w:ascii="Times New Roman" w:eastAsia="Times New Roman" w:hAnsi="Times New Roman"/>
            <w:sz w:val="24"/>
            <w:szCs w:val="24"/>
          </w:rPr>
          <w:t>ghỉ</w:t>
        </w:r>
        <w:proofErr w:type="spellEnd"/>
        <w:r w:rsidR="004435A6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="004435A6">
          <w:rPr>
            <w:rFonts w:ascii="Times New Roman" w:eastAsia="Times New Roman" w:hAnsi="Times New Roman"/>
            <w:sz w:val="24"/>
            <w:szCs w:val="24"/>
          </w:rPr>
          <w:t>t</w:t>
        </w:r>
      </w:ins>
      <w:del w:id="60" w:author="Hanoi" w:date="2026-02-25T22:22:00Z" w16du:dateUtc="2026-02-25T19:22:00Z">
        <w:r w:rsidDel="004435A6">
          <w:rPr>
            <w:rFonts w:ascii="Times New Roman" w:eastAsia="Times New Roman" w:hAnsi="Times New Roman"/>
            <w:sz w:val="24"/>
            <w:szCs w:val="24"/>
          </w:rPr>
          <w:delText>ghỉ chiều thứ Bảy và t</w:delText>
        </w:r>
      </w:del>
      <w:r>
        <w:rPr>
          <w:rFonts w:ascii="Times New Roman" w:eastAsia="Times New Roman" w:hAnsi="Times New Roman"/>
          <w:sz w:val="24"/>
          <w:szCs w:val="24"/>
        </w:rPr>
        <w:t>ất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tuần</w:t>
      </w:r>
      <w:proofErr w:type="spellEnd"/>
    </w:p>
    <w:p w14:paraId="1610D130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Nghỉ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nghỉ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nghỉ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Theo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1E35E1A7" w14:textId="77777777" w:rsidR="00917420" w:rsidRDefault="00000000">
      <w:pPr>
        <w:numPr>
          <w:ilvl w:val="1"/>
          <w:numId w:val="1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Phương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tiện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</w:p>
    <w:p w14:paraId="141E7486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túc</w:t>
      </w:r>
      <w:proofErr w:type="spellEnd"/>
    </w:p>
    <w:p w14:paraId="6F68FCA3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trí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lãnh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chỉnh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29B0EFC1" w14:textId="77777777" w:rsidR="00917420" w:rsidRDefault="00000000">
      <w:pPr>
        <w:numPr>
          <w:ilvl w:val="1"/>
          <w:numId w:val="1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Làm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: Công ty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thỏa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thuận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03EA8061" w14:textId="77777777" w:rsidR="00917420" w:rsidRDefault="00000000">
      <w:pPr>
        <w:numPr>
          <w:ilvl w:val="1"/>
          <w:numId w:val="1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Trang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64BC4BB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tùy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33C71C51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ins w:id="61" w:author="khuyenkhuyen nguyen" w:date="2026-01-25T16:54:00Z"/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789615DB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 w:rsidRPr="0097767B">
        <w:rPr>
          <w:rFonts w:ascii="Times New Roman" w:eastAsia="Times New Roman" w:hAnsi="Times New Roman"/>
          <w:sz w:val="24"/>
          <w:szCs w:val="24"/>
        </w:rPr>
        <w:t xml:space="preserve">Trang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hộ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áp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Công ty</w:t>
      </w:r>
      <w:del w:id="62" w:author="Admin" w:date="2026-04-22T16:03:00Z" w16du:dateUtc="2026-04-22T09:03:00Z">
        <w:r w:rsidDel="00C87CCC">
          <w:rPr>
            <w:rFonts w:ascii="Times New Roman" w:eastAsia="Times New Roman" w:hAnsi="Times New Roman"/>
            <w:sz w:val="24"/>
            <w:szCs w:val="24"/>
          </w:rPr>
          <w:delText xml:space="preserve"> </w:delText>
        </w:r>
      </w:del>
      <w:r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30D168DF" w14:textId="77777777" w:rsidR="00917420" w:rsidRDefault="00000000">
      <w:pPr>
        <w:numPr>
          <w:ilvl w:val="1"/>
          <w:numId w:val="1"/>
        </w:numPr>
        <w:tabs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6CB105A8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nâng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tùy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5E32E548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Trong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kinh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khóa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Hai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6192E0AF" w14:textId="77777777" w:rsidR="00917420" w:rsidRDefault="00917420">
      <w:pPr>
        <w:tabs>
          <w:tab w:val="left" w:pos="9639"/>
        </w:tabs>
        <w:spacing w:before="60" w:after="60" w:line="312" w:lineRule="auto"/>
        <w:ind w:right="622"/>
        <w:jc w:val="both"/>
        <w:rPr>
          <w:rFonts w:ascii="Times New Roman" w:eastAsia="Times New Roman" w:hAnsi="Times New Roman"/>
          <w:sz w:val="24"/>
          <w:szCs w:val="24"/>
        </w:rPr>
      </w:pPr>
    </w:p>
    <w:p w14:paraId="5AC27822" w14:textId="77777777" w:rsidR="00917420" w:rsidRDefault="00000000">
      <w:pPr>
        <w:tabs>
          <w:tab w:val="left" w:pos="560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Điều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4: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pt-BR"/>
        </w:rPr>
        <w:t>Tiền lương, phụ cấp và các khoản bổ sung khác, thời hạn trả lương, hình thức trả lương, BHXH và các chế độ khác</w:t>
      </w:r>
    </w:p>
    <w:p w14:paraId="71879308" w14:textId="77777777" w:rsidR="00917420" w:rsidRDefault="00917420">
      <w:pPr>
        <w:pStyle w:val="ListParagraph"/>
        <w:numPr>
          <w:ilvl w:val="0"/>
          <w:numId w:val="4"/>
        </w:numPr>
        <w:tabs>
          <w:tab w:val="left" w:pos="993"/>
          <w:tab w:val="left" w:pos="9639"/>
        </w:tabs>
        <w:spacing w:before="60" w:after="60" w:line="312" w:lineRule="auto"/>
        <w:ind w:right="622"/>
        <w:jc w:val="both"/>
        <w:rPr>
          <w:rFonts w:ascii="Times New Roman" w:eastAsia="Times New Roman" w:hAnsi="Times New Roman"/>
          <w:vanish/>
          <w:sz w:val="24"/>
          <w:szCs w:val="24"/>
        </w:rPr>
      </w:pPr>
    </w:p>
    <w:p w14:paraId="79207C36" w14:textId="77777777" w:rsidR="00917420" w:rsidRDefault="00917420">
      <w:pPr>
        <w:pStyle w:val="ListParagraph"/>
        <w:numPr>
          <w:ilvl w:val="0"/>
          <w:numId w:val="4"/>
        </w:numPr>
        <w:tabs>
          <w:tab w:val="left" w:pos="993"/>
          <w:tab w:val="left" w:pos="9639"/>
        </w:tabs>
        <w:spacing w:before="60" w:after="60" w:line="312" w:lineRule="auto"/>
        <w:ind w:right="622"/>
        <w:jc w:val="both"/>
        <w:rPr>
          <w:rFonts w:ascii="Times New Roman" w:eastAsia="Times New Roman" w:hAnsi="Times New Roman"/>
          <w:vanish/>
          <w:sz w:val="24"/>
          <w:szCs w:val="24"/>
        </w:rPr>
      </w:pPr>
    </w:p>
    <w:p w14:paraId="6E4A0971" w14:textId="77777777" w:rsidR="00917420" w:rsidRDefault="00000000">
      <w:pPr>
        <w:pStyle w:val="ListParagraph"/>
        <w:numPr>
          <w:ilvl w:val="1"/>
          <w:numId w:val="4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sung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</w:t>
      </w:r>
    </w:p>
    <w:p w14:paraId="29592E8F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 ………………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vnđ</w:t>
      </w:r>
      <w:proofErr w:type="spellEnd"/>
      <w:r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tháng</w:t>
      </w:r>
      <w:proofErr w:type="spellEnd"/>
    </w:p>
    <w:p w14:paraId="7812D05B" w14:textId="77777777" w:rsidR="00221648" w:rsidRPr="0064114E" w:rsidRDefault="00221648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ins w:id="63" w:author="Hanoi" w:date="2026-04-22T06:58:00Z" w16du:dateUtc="2026-04-22T03:58:00Z"/>
          <w:rFonts w:ascii="Times New Roman" w:eastAsia="Times New Roman" w:hAnsi="Times New Roman"/>
          <w:sz w:val="24"/>
          <w:szCs w:val="24"/>
        </w:rPr>
        <w:pPrChange w:id="64" w:author="Hanoi" w:date="2026-04-22T06:58:00Z" w16du:dateUtc="2026-04-22T03:58:00Z">
          <w:pPr>
            <w:numPr>
              <w:numId w:val="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left" w:pos="993"/>
              <w:tab w:val="left" w:pos="9639"/>
            </w:tabs>
            <w:spacing w:before="40" w:after="40" w:line="312" w:lineRule="auto"/>
            <w:ind w:left="720" w:right="619" w:hanging="360"/>
            <w:jc w:val="both"/>
          </w:pPr>
        </w:pPrChange>
      </w:pPr>
      <w:proofErr w:type="spellStart"/>
      <w:ins w:id="65" w:author="Hanoi" w:date="2026-04-22T06:58:00Z" w16du:dateUtc="2026-04-22T03:58:00Z">
        <w:r w:rsidRPr="0064114E">
          <w:rPr>
            <w:rFonts w:ascii="Times New Roman" w:eastAsia="Times New Roman" w:hAnsi="Times New Roman"/>
            <w:sz w:val="24"/>
            <w:szCs w:val="24"/>
          </w:rPr>
          <w:t>Ngoài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mức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lương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cơ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bản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nêu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trên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,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Người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lao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động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được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hưởng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các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khoản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thu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nhập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theo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hiệu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quả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quản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lý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,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kết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quả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doanh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thu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và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các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khoản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thưởng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theo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Quy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chế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lương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,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thưởng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và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chính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sách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kinh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doanh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của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Công ty ban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hành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từng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thời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64114E">
          <w:rPr>
            <w:rFonts w:ascii="Times New Roman" w:eastAsia="Times New Roman" w:hAnsi="Times New Roman"/>
            <w:sz w:val="24"/>
            <w:szCs w:val="24"/>
          </w:rPr>
          <w:t>kỳ</w:t>
        </w:r>
        <w:proofErr w:type="spellEnd"/>
        <w:r w:rsidRPr="0064114E">
          <w:rPr>
            <w:rFonts w:ascii="Times New Roman" w:eastAsia="Times New Roman" w:hAnsi="Times New Roman"/>
            <w:sz w:val="24"/>
            <w:szCs w:val="24"/>
          </w:rPr>
          <w:t>.</w:t>
        </w:r>
      </w:ins>
    </w:p>
    <w:p w14:paraId="5D5BFD30" w14:textId="53F3E63B" w:rsidR="00917420" w:rsidDel="00221648" w:rsidRDefault="005646A9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del w:id="66" w:author="Hanoi" w:date="2026-04-22T06:58:00Z" w16du:dateUtc="2026-04-22T03:58:00Z"/>
          <w:rFonts w:ascii="Times New Roman" w:eastAsia="Times New Roman" w:hAnsi="Times New Roman"/>
          <w:sz w:val="24"/>
          <w:szCs w:val="24"/>
        </w:rPr>
      </w:pPr>
      <w:del w:id="67" w:author="Hanoi" w:date="2026-02-25T23:02:00Z" w16du:dateUtc="2026-02-25T20:02:00Z">
        <w:r w:rsidDel="005646A9">
          <w:rPr>
            <w:rFonts w:ascii="Times New Roman" w:eastAsia="Times New Roman" w:hAnsi="Times New Roman"/>
            <w:sz w:val="24"/>
            <w:szCs w:val="24"/>
          </w:rPr>
          <w:delText xml:space="preserve">Lương KPI </w:delText>
        </w:r>
      </w:del>
      <w:del w:id="68" w:author="Hanoi" w:date="2026-02-25T23:03:00Z" w16du:dateUtc="2026-02-25T20:03:00Z">
        <w:r w:rsidDel="00D308B4">
          <w:rPr>
            <w:rFonts w:ascii="Times New Roman" w:eastAsia="Times New Roman" w:hAnsi="Times New Roman"/>
            <w:sz w:val="24"/>
            <w:szCs w:val="24"/>
          </w:rPr>
          <w:delText>hiệu quả quản lý</w:delText>
        </w:r>
      </w:del>
      <w:del w:id="69" w:author="Hanoi" w:date="2026-04-22T06:58:00Z" w16du:dateUtc="2026-04-22T03:58:00Z">
        <w:r w:rsidDel="00221648">
          <w:rPr>
            <w:rFonts w:ascii="Times New Roman" w:eastAsia="Times New Roman" w:hAnsi="Times New Roman"/>
            <w:sz w:val="24"/>
            <w:szCs w:val="24"/>
          </w:rPr>
          <w:delText>: Theo quy chế lương vị trí …..</w:delText>
        </w:r>
      </w:del>
    </w:p>
    <w:p w14:paraId="2D0D0117" w14:textId="67028BD8" w:rsidR="00917420" w:rsidDel="00221648" w:rsidRDefault="005646A9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del w:id="70" w:author="Hanoi" w:date="2026-04-22T06:58:00Z" w16du:dateUtc="2026-04-22T03:58:00Z"/>
          <w:rFonts w:ascii="Times New Roman" w:eastAsia="Times New Roman" w:hAnsi="Times New Roman"/>
          <w:sz w:val="24"/>
          <w:szCs w:val="24"/>
        </w:rPr>
      </w:pPr>
      <w:del w:id="71" w:author="Hanoi" w:date="2026-02-25T23:02:00Z" w16du:dateUtc="2026-02-25T20:02:00Z">
        <w:r w:rsidDel="005646A9">
          <w:rPr>
            <w:rFonts w:ascii="Times New Roman" w:eastAsia="Times New Roman" w:hAnsi="Times New Roman"/>
            <w:sz w:val="24"/>
            <w:szCs w:val="24"/>
          </w:rPr>
          <w:delText xml:space="preserve">Lương KPI </w:delText>
        </w:r>
      </w:del>
      <w:del w:id="72" w:author="Hanoi" w:date="2026-04-22T06:58:00Z" w16du:dateUtc="2026-04-22T03:58:00Z">
        <w:r w:rsidDel="00221648">
          <w:rPr>
            <w:rFonts w:ascii="Times New Roman" w:eastAsia="Times New Roman" w:hAnsi="Times New Roman"/>
            <w:sz w:val="24"/>
            <w:szCs w:val="24"/>
          </w:rPr>
          <w:delText xml:space="preserve">doanh </w:delText>
        </w:r>
      </w:del>
      <w:del w:id="73" w:author="Hanoi" w:date="2026-02-25T23:03:00Z" w16du:dateUtc="2026-02-25T20:03:00Z">
        <w:r w:rsidDel="00B87308">
          <w:rPr>
            <w:rFonts w:ascii="Times New Roman" w:eastAsia="Times New Roman" w:hAnsi="Times New Roman"/>
            <w:sz w:val="24"/>
            <w:szCs w:val="24"/>
          </w:rPr>
          <w:delText>số</w:delText>
        </w:r>
      </w:del>
      <w:del w:id="74" w:author="Hanoi" w:date="2026-04-22T06:58:00Z" w16du:dateUtc="2026-04-22T03:58:00Z">
        <w:r w:rsidDel="00221648">
          <w:rPr>
            <w:rFonts w:ascii="Times New Roman" w:eastAsia="Times New Roman" w:hAnsi="Times New Roman"/>
            <w:sz w:val="24"/>
            <w:szCs w:val="24"/>
          </w:rPr>
          <w:delText>: Theo quy chế lương vị trí …..</w:delText>
        </w:r>
      </w:del>
    </w:p>
    <w:p w14:paraId="66EFA359" w14:textId="28F2722C" w:rsidR="00917420" w:rsidDel="00221648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del w:id="75" w:author="Hanoi" w:date="2026-04-22T06:58:00Z" w16du:dateUtc="2026-04-22T03:58:00Z"/>
          <w:rFonts w:ascii="Times New Roman" w:eastAsia="Times New Roman" w:hAnsi="Times New Roman"/>
          <w:sz w:val="24"/>
          <w:szCs w:val="24"/>
        </w:rPr>
      </w:pPr>
      <w:del w:id="76" w:author="Hanoi" w:date="2026-04-22T06:58:00Z" w16du:dateUtc="2026-04-22T03:58:00Z">
        <w:r w:rsidDel="00221648">
          <w:rPr>
            <w:rFonts w:ascii="Times New Roman" w:eastAsia="Times New Roman" w:hAnsi="Times New Roman"/>
            <w:sz w:val="24"/>
            <w:szCs w:val="24"/>
          </w:rPr>
          <w:delText>Thưởng hiệu quả kinh doanh: Áp dụng theo chính sách của Công ty.</w:delText>
        </w:r>
      </w:del>
    </w:p>
    <w:p w14:paraId="125A7EED" w14:textId="77777777" w:rsidR="00917420" w:rsidRDefault="00000000">
      <w:pPr>
        <w:pStyle w:val="ListParagraph"/>
        <w:numPr>
          <w:ilvl w:val="1"/>
          <w:numId w:val="4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</w:p>
    <w:p w14:paraId="34C40BA9" w14:textId="77777777" w:rsidR="00917420" w:rsidRDefault="00000000">
      <w:pPr>
        <w:pStyle w:val="ListParagraph"/>
        <w:numPr>
          <w:ilvl w:val="0"/>
          <w:numId w:val="3"/>
        </w:numPr>
        <w:tabs>
          <w:tab w:val="left" w:pos="0"/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Ngân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trách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trước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30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ins w:id="77" w:author="Hanoi" w:date="2026-02-25T20:27:00Z" w16du:dateUtc="2026-02-25T17:27:00Z">
        <w:r w:rsidR="0097767B">
          <w:rPr>
            <w:rFonts w:ascii="Times New Roman" w:eastAsia="Times New Roman" w:hAnsi="Times New Roman"/>
            <w:sz w:val="24"/>
            <w:szCs w:val="24"/>
          </w:rPr>
          <w:t>.</w:t>
        </w:r>
      </w:ins>
    </w:p>
    <w:p w14:paraId="600029C2" w14:textId="77777777" w:rsidR="00917420" w:rsidRDefault="00000000">
      <w:pPr>
        <w:pStyle w:val="ListParagraph"/>
        <w:numPr>
          <w:ilvl w:val="0"/>
          <w:numId w:val="3"/>
        </w:numPr>
        <w:tabs>
          <w:tab w:val="left" w:pos="0"/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05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10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nghỉ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14EEFBE" w14:textId="77777777" w:rsidR="00917420" w:rsidRDefault="00000000">
      <w:pPr>
        <w:pStyle w:val="ListParagraph"/>
        <w:numPr>
          <w:ilvl w:val="1"/>
          <w:numId w:val="4"/>
        </w:numPr>
        <w:tabs>
          <w:tab w:val="left" w:pos="993"/>
          <w:tab w:val="left" w:pos="9639"/>
        </w:tabs>
        <w:spacing w:before="60" w:after="60" w:line="312" w:lineRule="auto"/>
        <w:ind w:left="1134" w:right="622" w:hanging="56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Bảo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thất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</w:p>
    <w:p w14:paraId="4C4FED97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BHXH, BHYT, BHTN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Bảo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tỷ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lệ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315AA215" w14:textId="77777777" w:rsidR="00917420" w:rsidRDefault="00000000">
      <w:pPr>
        <w:pStyle w:val="ListParagraph"/>
        <w:numPr>
          <w:ilvl w:val="1"/>
          <w:numId w:val="4"/>
        </w:numPr>
        <w:tabs>
          <w:tab w:val="left" w:pos="993"/>
          <w:tab w:val="left" w:pos="9639"/>
        </w:tabs>
        <w:spacing w:before="60" w:after="60" w:line="312" w:lineRule="auto"/>
        <w:ind w:left="1134" w:right="622" w:hanging="56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</w:p>
    <w:p w14:paraId="7D08D7F7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thưởng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Theo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575224DA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nâng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Theo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055C9E6F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Trang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phục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Theo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ty</w:t>
      </w:r>
    </w:p>
    <w:p w14:paraId="4D36B6A1" w14:textId="77777777" w:rsidR="00917420" w:rsidRDefault="00917420">
      <w:pPr>
        <w:pStyle w:val="ListParagraph"/>
        <w:tabs>
          <w:tab w:val="left" w:pos="993"/>
          <w:tab w:val="left" w:pos="9639"/>
        </w:tabs>
        <w:spacing w:before="60" w:after="60" w:line="312" w:lineRule="auto"/>
        <w:ind w:left="993" w:right="622"/>
        <w:jc w:val="both"/>
        <w:rPr>
          <w:rFonts w:ascii="Times New Roman" w:eastAsia="Times New Roman" w:hAnsi="Times New Roman"/>
          <w:sz w:val="24"/>
          <w:szCs w:val="24"/>
        </w:rPr>
      </w:pPr>
    </w:p>
    <w:p w14:paraId="47092211" w14:textId="77777777" w:rsidR="00917420" w:rsidRDefault="00000000">
      <w:pPr>
        <w:tabs>
          <w:tab w:val="left" w:pos="560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Điều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5:</w:t>
      </w:r>
      <w:r>
        <w:rPr>
          <w:rFonts w:ascii="Times New Roman" w:hAnsi="Times New Roman"/>
          <w:b/>
          <w:bCs/>
          <w:sz w:val="24"/>
          <w:szCs w:val="24"/>
        </w:rPr>
        <w:t xml:space="preserve"> Quyền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lợi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nghĩa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lao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</w:p>
    <w:p w14:paraId="446CCF60" w14:textId="77777777" w:rsidR="00917420" w:rsidRDefault="00917420">
      <w:pPr>
        <w:pStyle w:val="ListParagraph"/>
        <w:numPr>
          <w:ilvl w:val="0"/>
          <w:numId w:val="4"/>
        </w:numPr>
        <w:tabs>
          <w:tab w:val="left" w:pos="851"/>
          <w:tab w:val="left" w:pos="9498"/>
        </w:tabs>
        <w:spacing w:before="60" w:after="60" w:line="312" w:lineRule="auto"/>
        <w:ind w:right="622"/>
        <w:jc w:val="both"/>
        <w:rPr>
          <w:rFonts w:ascii="Times New Roman" w:hAnsi="Times New Roman"/>
          <w:b/>
          <w:bCs/>
          <w:iCs/>
          <w:vanish/>
          <w:sz w:val="24"/>
          <w:szCs w:val="24"/>
        </w:rPr>
      </w:pPr>
    </w:p>
    <w:p w14:paraId="1D5C709E" w14:textId="77777777" w:rsidR="00917420" w:rsidRDefault="00000000">
      <w:pPr>
        <w:pStyle w:val="ListParagraph"/>
        <w:numPr>
          <w:ilvl w:val="1"/>
          <w:numId w:val="4"/>
        </w:numPr>
        <w:tabs>
          <w:tab w:val="left" w:pos="851"/>
          <w:tab w:val="left" w:pos="9498"/>
        </w:tabs>
        <w:spacing w:before="60" w:after="60" w:line="336" w:lineRule="auto"/>
        <w:ind w:left="994" w:right="619" w:hanging="426"/>
        <w:jc w:val="both"/>
        <w:rPr>
          <w:rFonts w:ascii="Times New Roman" w:hAnsi="Times New Roman"/>
          <w:iCs/>
          <w:sz w:val="24"/>
          <w:szCs w:val="24"/>
        </w:rPr>
        <w:pPrChange w:id="78" w:author="Hanoi" w:date="2026-02-25T22:48:00Z" w16du:dateUtc="2026-02-25T19:48:00Z">
          <w:pPr>
            <w:pStyle w:val="ListParagraph"/>
            <w:numPr>
              <w:ilvl w:val="1"/>
              <w:numId w:val="4"/>
            </w:numPr>
            <w:tabs>
              <w:tab w:val="left" w:pos="851"/>
              <w:tab w:val="left" w:pos="9498"/>
            </w:tabs>
            <w:spacing w:before="60" w:after="60" w:line="312" w:lineRule="auto"/>
            <w:ind w:left="993" w:right="622" w:hanging="426"/>
            <w:jc w:val="both"/>
          </w:pPr>
        </w:pPrChange>
      </w:pPr>
      <w:r>
        <w:rPr>
          <w:rFonts w:ascii="Times New Roman" w:hAnsi="Times New Roman"/>
          <w:iCs/>
          <w:sz w:val="24"/>
          <w:szCs w:val="24"/>
        </w:rPr>
        <w:t xml:space="preserve">Quyền </w:t>
      </w:r>
      <w:proofErr w:type="spellStart"/>
      <w:r>
        <w:rPr>
          <w:rFonts w:ascii="Times New Roman" w:hAnsi="Times New Roman"/>
          <w:iCs/>
          <w:sz w:val="24"/>
          <w:szCs w:val="24"/>
        </w:rPr>
        <w:t>lợi</w:t>
      </w:r>
      <w:proofErr w:type="spellEnd"/>
    </w:p>
    <w:p w14:paraId="7E590F99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79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thưởng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đãi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39B8553F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80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môi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6FAB24AE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81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tin,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ins w:id="82" w:author="Hanoi" w:date="2026-02-25T20:28:00Z" w16du:dateUtc="2026-02-25T17:28:00Z">
        <w:r w:rsidR="0097767B">
          <w:rPr>
            <w:rFonts w:ascii="Times New Roman" w:eastAsia="Times New Roman" w:hAnsi="Times New Roman"/>
            <w:sz w:val="24"/>
            <w:szCs w:val="24"/>
          </w:rPr>
          <w:t>;</w:t>
        </w:r>
      </w:ins>
      <w:del w:id="83" w:author="Hanoi" w:date="2026-02-25T20:28:00Z" w16du:dateUtc="2026-02-25T17:28:00Z">
        <w:r w:rsidDel="0097767B">
          <w:rPr>
            <w:rFonts w:ascii="Times New Roman" w:eastAsia="Times New Roman" w:hAnsi="Times New Roman"/>
            <w:sz w:val="24"/>
            <w:szCs w:val="24"/>
          </w:rPr>
          <w:delText>.</w:delText>
        </w:r>
      </w:del>
    </w:p>
    <w:p w14:paraId="13AB1C67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pacing w:val="-4"/>
          <w:sz w:val="24"/>
          <w:szCs w:val="24"/>
        </w:rPr>
        <w:pPrChange w:id="84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Pháp </w:t>
      </w:r>
      <w:proofErr w:type="spellStart"/>
      <w:proofErr w:type="gramStart"/>
      <w:r>
        <w:rPr>
          <w:rFonts w:ascii="Times New Roman" w:eastAsia="Times New Roman" w:hAnsi="Times New Roman"/>
          <w:spacing w:val="-4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>;</w:t>
      </w:r>
      <w:proofErr w:type="gramEnd"/>
    </w:p>
    <w:p w14:paraId="266D5231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85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chối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dọa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khỏe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4AF6F32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86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</w:t>
      </w:r>
    </w:p>
    <w:p w14:paraId="7EDBC2D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87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r>
        <w:rPr>
          <w:rFonts w:ascii="Times New Roman" w:eastAsia="Times New Roman" w:hAnsi="Times New Roman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4FCF76FE" w14:textId="77777777" w:rsidR="00917420" w:rsidRDefault="00000000">
      <w:pPr>
        <w:pStyle w:val="ListParagraph"/>
        <w:numPr>
          <w:ilvl w:val="1"/>
          <w:numId w:val="4"/>
        </w:numPr>
        <w:tabs>
          <w:tab w:val="left" w:pos="851"/>
          <w:tab w:val="left" w:pos="9498"/>
        </w:tabs>
        <w:spacing w:before="60" w:after="60" w:line="336" w:lineRule="auto"/>
        <w:ind w:left="994" w:right="619" w:hanging="426"/>
        <w:jc w:val="both"/>
        <w:rPr>
          <w:rFonts w:ascii="Times New Roman" w:hAnsi="Times New Roman"/>
          <w:iCs/>
          <w:sz w:val="24"/>
          <w:szCs w:val="24"/>
        </w:rPr>
        <w:pPrChange w:id="88" w:author="Hanoi" w:date="2026-02-25T22:48:00Z" w16du:dateUtc="2026-02-25T19:48:00Z">
          <w:pPr>
            <w:pStyle w:val="ListParagraph"/>
            <w:numPr>
              <w:ilvl w:val="1"/>
              <w:numId w:val="4"/>
            </w:numPr>
            <w:tabs>
              <w:tab w:val="left" w:pos="851"/>
              <w:tab w:val="left" w:pos="9498"/>
            </w:tabs>
            <w:spacing w:before="60" w:after="60" w:line="312" w:lineRule="auto"/>
            <w:ind w:left="993" w:right="622" w:hanging="426"/>
            <w:jc w:val="both"/>
          </w:pPr>
        </w:pPrChange>
      </w:pPr>
      <w:r>
        <w:rPr>
          <w:rFonts w:ascii="Times New Roman" w:hAnsi="Times New Roman"/>
          <w:iCs/>
          <w:sz w:val="24"/>
          <w:szCs w:val="24"/>
        </w:rPr>
        <w:t xml:space="preserve">Nghĩa </w:t>
      </w:r>
      <w:proofErr w:type="spellStart"/>
      <w:r>
        <w:rPr>
          <w:rFonts w:ascii="Times New Roman" w:hAnsi="Times New Roman"/>
          <w:iCs/>
          <w:sz w:val="24"/>
          <w:szCs w:val="24"/>
        </w:rPr>
        <w:t>vụ</w:t>
      </w:r>
      <w:proofErr w:type="spellEnd"/>
    </w:p>
    <w:p w14:paraId="6514DEE4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89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phạm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vi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sẵn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mọi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 Trong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chịu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đánh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6CB7AAE4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90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Nắm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nghiêm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túc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kỷ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PCCC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mâu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thuẫn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Việt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Nam;</w:t>
      </w:r>
      <w:proofErr w:type="gramEnd"/>
    </w:p>
    <w:p w14:paraId="5D23D367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91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(“TNCN”)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.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khấu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TNCN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Người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427209E2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92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vi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phạm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2BF1F96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93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r>
        <w:rPr>
          <w:rFonts w:ascii="Times New Roman" w:eastAsia="Times New Roman" w:hAnsi="Times New Roman"/>
          <w:sz w:val="24"/>
          <w:szCs w:val="24"/>
        </w:rPr>
        <w:t xml:space="preserve">Tham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nhiệt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tình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buổi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huấn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luyện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/ ban/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phận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7CFA614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pacing w:val="-4"/>
          <w:sz w:val="24"/>
          <w:szCs w:val="24"/>
        </w:rPr>
        <w:pPrChange w:id="94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phương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tiện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nơi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đích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. </w:t>
      </w:r>
    </w:p>
    <w:p w14:paraId="2C73A23D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95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kịp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trách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gây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tai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hỏa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gây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cố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khắc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phục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hậu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tai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6B23BAED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96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tuân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tin,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cạnh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tranh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tuân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54C6FBD9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rFonts w:ascii="Times New Roman" w:eastAsia="Times New Roman" w:hAnsi="Times New Roman"/>
          <w:sz w:val="24"/>
          <w:szCs w:val="24"/>
        </w:rPr>
        <w:pPrChange w:id="97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thỏa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thuận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văn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70B8A772" w14:textId="77777777" w:rsidR="00917420" w:rsidDel="00997E9A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36" w:lineRule="auto"/>
        <w:ind w:left="994" w:right="619" w:hanging="284"/>
        <w:jc w:val="both"/>
        <w:rPr>
          <w:del w:id="98" w:author="Hanoi" w:date="2026-02-25T20:41:00Z" w16du:dateUtc="2026-02-25T17:41:00Z"/>
          <w:rFonts w:ascii="Times New Roman" w:eastAsia="Times New Roman" w:hAnsi="Times New Roman"/>
          <w:sz w:val="24"/>
          <w:szCs w:val="24"/>
        </w:rPr>
        <w:pPrChange w:id="99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  <w:r>
        <w:rPr>
          <w:rFonts w:ascii="Times New Roman" w:eastAsia="Times New Roman" w:hAnsi="Times New Roman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77220D42" w14:textId="77777777" w:rsidR="00997E9A" w:rsidRDefault="00997E9A">
      <w:pPr>
        <w:pStyle w:val="ListParagraph"/>
        <w:tabs>
          <w:tab w:val="left" w:pos="993"/>
          <w:tab w:val="left" w:pos="9639"/>
        </w:tabs>
        <w:spacing w:before="60" w:after="60" w:line="336" w:lineRule="auto"/>
        <w:ind w:left="994" w:right="619"/>
        <w:jc w:val="both"/>
        <w:rPr>
          <w:ins w:id="100" w:author="Hanoi" w:date="2026-02-25T20:41:00Z" w16du:dateUtc="2026-02-25T17:41:00Z"/>
          <w:rFonts w:ascii="Times New Roman" w:eastAsia="Times New Roman" w:hAnsi="Times New Roman"/>
          <w:sz w:val="24"/>
          <w:szCs w:val="24"/>
        </w:rPr>
        <w:pPrChange w:id="101" w:author="Hanoi" w:date="2026-02-25T22:48:00Z" w16du:dateUtc="2026-02-25T19:48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</w:p>
    <w:p w14:paraId="583146B4" w14:textId="77777777" w:rsidR="00BA4D69" w:rsidRPr="00997E9A" w:rsidRDefault="00BA4D69" w:rsidP="00997E9A">
      <w:pPr>
        <w:pStyle w:val="ListParagraph"/>
        <w:tabs>
          <w:tab w:val="left" w:pos="993"/>
          <w:tab w:val="left" w:pos="9639"/>
        </w:tabs>
        <w:spacing w:before="60" w:after="60" w:line="312" w:lineRule="auto"/>
        <w:ind w:left="993" w:right="622"/>
        <w:jc w:val="both"/>
        <w:rPr>
          <w:rFonts w:ascii="Times New Roman" w:eastAsia="Times New Roman" w:hAnsi="Times New Roman"/>
          <w:sz w:val="24"/>
          <w:szCs w:val="24"/>
          <w:rPrChange w:id="102" w:author="Hanoi" w:date="2026-02-25T20:41:00Z" w16du:dateUtc="2026-02-25T17:41:00Z">
            <w:rPr/>
          </w:rPrChange>
        </w:rPr>
      </w:pPr>
    </w:p>
    <w:p w14:paraId="75725F7F" w14:textId="77777777" w:rsidR="00917420" w:rsidRDefault="00000000">
      <w:pPr>
        <w:pStyle w:val="ListParagraph"/>
        <w:tabs>
          <w:tab w:val="left" w:pos="567"/>
          <w:tab w:val="left" w:pos="9498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  <w:lang w:val="nl-NL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nl-NL"/>
        </w:rPr>
        <w:lastRenderedPageBreak/>
        <w:t>Điều 6:</w:t>
      </w:r>
      <w:r>
        <w:rPr>
          <w:rFonts w:ascii="Times New Roman" w:hAnsi="Times New Roman"/>
          <w:b/>
          <w:bCs/>
          <w:sz w:val="24"/>
          <w:szCs w:val="24"/>
          <w:lang w:val="nl-NL"/>
        </w:rPr>
        <w:t xml:space="preserve">  Quyền hạn và nghĩa vụ của Công ty</w:t>
      </w:r>
    </w:p>
    <w:p w14:paraId="3FC691DC" w14:textId="77777777" w:rsidR="00917420" w:rsidRDefault="00917420">
      <w:pPr>
        <w:pStyle w:val="ListParagraph"/>
        <w:numPr>
          <w:ilvl w:val="0"/>
          <w:numId w:val="5"/>
        </w:numPr>
        <w:tabs>
          <w:tab w:val="left" w:pos="993"/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iCs/>
          <w:vanish/>
          <w:color w:val="auto"/>
          <w:sz w:val="24"/>
          <w:szCs w:val="24"/>
          <w:lang w:bidi="ar-SA"/>
        </w:rPr>
      </w:pPr>
    </w:p>
    <w:p w14:paraId="3FD66F2D" w14:textId="77777777" w:rsidR="00917420" w:rsidRDefault="00917420">
      <w:pPr>
        <w:pStyle w:val="ListParagraph"/>
        <w:numPr>
          <w:ilvl w:val="0"/>
          <w:numId w:val="5"/>
        </w:numPr>
        <w:tabs>
          <w:tab w:val="left" w:pos="993"/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iCs/>
          <w:vanish/>
          <w:color w:val="auto"/>
          <w:sz w:val="24"/>
          <w:szCs w:val="24"/>
          <w:lang w:bidi="ar-SA"/>
        </w:rPr>
      </w:pPr>
    </w:p>
    <w:p w14:paraId="2073EB6A" w14:textId="77777777" w:rsidR="00917420" w:rsidRDefault="00917420">
      <w:pPr>
        <w:pStyle w:val="ListParagraph"/>
        <w:numPr>
          <w:ilvl w:val="0"/>
          <w:numId w:val="5"/>
        </w:numPr>
        <w:tabs>
          <w:tab w:val="left" w:pos="993"/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iCs/>
          <w:vanish/>
          <w:color w:val="auto"/>
          <w:sz w:val="24"/>
          <w:szCs w:val="24"/>
          <w:lang w:bidi="ar-SA"/>
        </w:rPr>
      </w:pPr>
    </w:p>
    <w:p w14:paraId="1A1B01B9" w14:textId="77777777" w:rsidR="00917420" w:rsidRDefault="00000000">
      <w:pPr>
        <w:numPr>
          <w:ilvl w:val="1"/>
          <w:numId w:val="5"/>
        </w:numPr>
        <w:tabs>
          <w:tab w:val="left" w:pos="993"/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Quyền </w:t>
      </w:r>
      <w:proofErr w:type="spellStart"/>
      <w:r>
        <w:rPr>
          <w:rFonts w:ascii="Times New Roman" w:hAnsi="Times New Roman"/>
          <w:iCs/>
          <w:sz w:val="24"/>
          <w:szCs w:val="24"/>
        </w:rPr>
        <w:t>hạn</w:t>
      </w:r>
      <w:proofErr w:type="spellEnd"/>
    </w:p>
    <w:p w14:paraId="191DE33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phạm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vi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bố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trí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ngừng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,…</w:t>
      </w:r>
      <w:proofErr w:type="gramEnd"/>
      <w:r>
        <w:rPr>
          <w:rFonts w:ascii="Times New Roman" w:eastAsia="Times New Roman" w:hAnsi="Times New Roman"/>
          <w:sz w:val="24"/>
          <w:szCs w:val="24"/>
        </w:rPr>
        <w:t>).</w:t>
      </w:r>
    </w:p>
    <w:p w14:paraId="2AA34426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Tạm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chấm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dứt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kỷ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547A26FE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chấm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dứt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HĐLĐ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chịu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trách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lợi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nêu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lợi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Pháp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Việt Nam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6D36B929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qua</w:t>
      </w:r>
      <w:ins w:id="103" w:author="Hanoi" w:date="2026-02-25T20:35:00Z" w16du:dateUtc="2026-02-25T17:35:00Z">
        <w:r w:rsidR="00BA4D69">
          <w:rPr>
            <w:rFonts w:ascii="Times New Roman" w:eastAsia="Times New Roman" w:hAnsi="Times New Roman"/>
            <w:sz w:val="24"/>
            <w:szCs w:val="24"/>
          </w:rPr>
          <w:t>n</w:t>
        </w:r>
        <w:proofErr w:type="spellEnd"/>
        <w:r w:rsidR="00BA4D69">
          <w:rPr>
            <w:rFonts w:ascii="Times New Roman" w:eastAsia="Times New Roman" w:hAnsi="Times New Roman"/>
            <w:sz w:val="24"/>
            <w:szCs w:val="24"/>
          </w:rPr>
          <w:t>.</w:t>
        </w:r>
      </w:ins>
      <w:del w:id="104" w:author="Hanoi" w:date="2026-02-25T20:35:00Z" w16du:dateUtc="2026-02-25T17:35:00Z">
        <w:r w:rsidDel="00BA4D69">
          <w:rPr>
            <w:rFonts w:ascii="Times New Roman" w:eastAsia="Times New Roman" w:hAnsi="Times New Roman"/>
            <w:sz w:val="24"/>
            <w:szCs w:val="24"/>
          </w:rPr>
          <w:delText xml:space="preserve">n </w:delText>
        </w:r>
      </w:del>
    </w:p>
    <w:p w14:paraId="676A4065" w14:textId="77777777" w:rsidR="00917420" w:rsidRDefault="00000000">
      <w:pPr>
        <w:numPr>
          <w:ilvl w:val="1"/>
          <w:numId w:val="5"/>
        </w:numPr>
        <w:tabs>
          <w:tab w:val="left" w:pos="993"/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Nghĩa </w:t>
      </w:r>
      <w:proofErr w:type="spellStart"/>
      <w:r>
        <w:rPr>
          <w:rFonts w:ascii="Times New Roman" w:hAnsi="Times New Roman"/>
          <w:iCs/>
          <w:sz w:val="24"/>
          <w:szCs w:val="24"/>
        </w:rPr>
        <w:t>vụ</w:t>
      </w:r>
      <w:proofErr w:type="spellEnd"/>
    </w:p>
    <w:p w14:paraId="72354F1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228DF02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Thanh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lợi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Quy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thưởng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750010B0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ins w:id="105" w:author="khuyenkhuyen nguyen" w:date="2026-01-25T12:49:00Z"/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Thông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1E8D1C4A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quan</w:t>
      </w:r>
      <w:proofErr w:type="spellEnd"/>
    </w:p>
    <w:p w14:paraId="2683001A" w14:textId="77777777" w:rsidR="00917420" w:rsidRDefault="00917420">
      <w:pPr>
        <w:pStyle w:val="ListParagraph"/>
        <w:tabs>
          <w:tab w:val="left" w:pos="993"/>
          <w:tab w:val="left" w:pos="9639"/>
        </w:tabs>
        <w:spacing w:before="60" w:after="60" w:line="312" w:lineRule="auto"/>
        <w:ind w:left="993" w:right="622"/>
        <w:jc w:val="both"/>
        <w:rPr>
          <w:rFonts w:ascii="Times New Roman" w:eastAsia="Times New Roman" w:hAnsi="Times New Roman"/>
          <w:sz w:val="24"/>
          <w:szCs w:val="24"/>
        </w:rPr>
      </w:pPr>
    </w:p>
    <w:p w14:paraId="0AA7A849" w14:textId="77777777" w:rsidR="00917420" w:rsidRDefault="00000000">
      <w:pPr>
        <w:tabs>
          <w:tab w:val="left" w:pos="993"/>
          <w:tab w:val="left" w:pos="9498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Điều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7</w:t>
      </w:r>
      <w:r>
        <w:rPr>
          <w:rFonts w:ascii="Times New Roman" w:hAnsi="Times New Roman"/>
          <w:b/>
          <w:bCs/>
          <w:sz w:val="24"/>
          <w:szCs w:val="24"/>
        </w:rPr>
        <w:t xml:space="preserve">: Các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khoản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thi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hành</w:t>
      </w:r>
      <w:proofErr w:type="spellEnd"/>
    </w:p>
    <w:p w14:paraId="5CEFACE5" w14:textId="77777777" w:rsidR="00917420" w:rsidRDefault="00917420">
      <w:pPr>
        <w:pStyle w:val="ListParagraph"/>
        <w:numPr>
          <w:ilvl w:val="0"/>
          <w:numId w:val="6"/>
        </w:numPr>
        <w:tabs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vanish/>
          <w:color w:val="auto"/>
          <w:sz w:val="24"/>
          <w:szCs w:val="24"/>
          <w:lang w:val="nl-NL" w:bidi="ar-SA"/>
        </w:rPr>
      </w:pPr>
    </w:p>
    <w:p w14:paraId="71C8A5C1" w14:textId="77777777" w:rsidR="00917420" w:rsidRDefault="00917420">
      <w:pPr>
        <w:pStyle w:val="ListParagraph"/>
        <w:numPr>
          <w:ilvl w:val="0"/>
          <w:numId w:val="6"/>
        </w:numPr>
        <w:tabs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vanish/>
          <w:color w:val="auto"/>
          <w:sz w:val="24"/>
          <w:szCs w:val="24"/>
          <w:lang w:val="nl-NL" w:bidi="ar-SA"/>
        </w:rPr>
      </w:pPr>
    </w:p>
    <w:p w14:paraId="398BD1C7" w14:textId="77777777" w:rsidR="00917420" w:rsidRDefault="00917420">
      <w:pPr>
        <w:pStyle w:val="ListParagraph"/>
        <w:numPr>
          <w:ilvl w:val="0"/>
          <w:numId w:val="6"/>
        </w:numPr>
        <w:tabs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vanish/>
          <w:color w:val="auto"/>
          <w:sz w:val="24"/>
          <w:szCs w:val="24"/>
          <w:lang w:val="nl-NL" w:bidi="ar-SA"/>
        </w:rPr>
      </w:pPr>
    </w:p>
    <w:p w14:paraId="43FB9217" w14:textId="77777777" w:rsidR="00917420" w:rsidRDefault="00000000">
      <w:pPr>
        <w:numPr>
          <w:ilvl w:val="1"/>
          <w:numId w:val="6"/>
        </w:numPr>
        <w:tabs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iCs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nl-NL"/>
        </w:rPr>
        <w:t>Những nội dung không quy định trong Hợp đồng này được áp dụng theo Nội quy Lao động của Công ty và quy định của pháp luật Việt Nam.</w:t>
      </w:r>
    </w:p>
    <w:p w14:paraId="25204B2F" w14:textId="77777777" w:rsidR="00917420" w:rsidRDefault="00000000">
      <w:pPr>
        <w:numPr>
          <w:ilvl w:val="1"/>
          <w:numId w:val="6"/>
        </w:numPr>
        <w:tabs>
          <w:tab w:val="left" w:pos="993"/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iCs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nl-NL"/>
        </w:rPr>
        <w:t>Các Phụ lục của Hợp đồng này cùng với Nội quy lao động của Công ty là một phần không tách rời của Hợp đồng này.</w:t>
      </w:r>
    </w:p>
    <w:p w14:paraId="62F100D8" w14:textId="77777777" w:rsidR="00917420" w:rsidRDefault="00000000">
      <w:pPr>
        <w:numPr>
          <w:ilvl w:val="1"/>
          <w:numId w:val="6"/>
        </w:numPr>
        <w:tabs>
          <w:tab w:val="left" w:pos="993"/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b/>
          <w:bCs/>
          <w:sz w:val="24"/>
          <w:szCs w:val="24"/>
          <w:lang w:val="fr-FR"/>
        </w:rPr>
      </w:pPr>
      <w:proofErr w:type="spellStart"/>
      <w:r>
        <w:rPr>
          <w:rFonts w:ascii="Times New Roman" w:hAnsi="Times New Roman"/>
          <w:sz w:val="24"/>
          <w:szCs w:val="24"/>
          <w:lang w:val="fr-FR"/>
        </w:rPr>
        <w:t>Hợp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đồng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lao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động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này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lập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thành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(02)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bản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giá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trị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pháp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lý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như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nhau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và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hiệu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lực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từ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ngày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fr-FR"/>
        </w:rPr>
        <w:t>……/………/…….</w:t>
      </w:r>
    </w:p>
    <w:p w14:paraId="52BA5634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01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giữ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5189ECC5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01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do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giữ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334D2047" w14:textId="77777777" w:rsidR="00917420" w:rsidRDefault="00000000">
      <w:pPr>
        <w:numPr>
          <w:ilvl w:val="1"/>
          <w:numId w:val="6"/>
        </w:numPr>
        <w:tabs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hAnsi="Times New Roman"/>
          <w:sz w:val="24"/>
          <w:szCs w:val="24"/>
          <w:lang w:val="nl-NL"/>
        </w:rPr>
        <w:t>Hai bên đã đọc kỹ, hiểu rõ các nội dung trên đây và tự nguyện ký vào Hợp đồng để thực hiện.</w:t>
      </w:r>
    </w:p>
    <w:p w14:paraId="30DC0E0C" w14:textId="77777777" w:rsidR="00917420" w:rsidRDefault="00917420">
      <w:pPr>
        <w:tabs>
          <w:tab w:val="left" w:pos="0"/>
        </w:tabs>
        <w:spacing w:after="0" w:line="312" w:lineRule="auto"/>
        <w:ind w:left="567" w:right="730"/>
        <w:jc w:val="both"/>
        <w:rPr>
          <w:rFonts w:ascii="Times New Roman" w:eastAsia="Times New Roman" w:hAnsi="Times New Roman"/>
          <w:sz w:val="18"/>
          <w:szCs w:val="28"/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0"/>
        <w:gridCol w:w="4811"/>
      </w:tblGrid>
      <w:tr w:rsidR="00917420" w14:paraId="31EBFF71" w14:textId="77777777">
        <w:tc>
          <w:tcPr>
            <w:tcW w:w="4810" w:type="dxa"/>
          </w:tcPr>
          <w:p w14:paraId="0513BC6D" w14:textId="77777777" w:rsidR="00917420" w:rsidRDefault="00000000">
            <w:pPr>
              <w:tabs>
                <w:tab w:val="left" w:pos="0"/>
              </w:tabs>
              <w:spacing w:before="120" w:after="0" w:line="312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t>NGƯỜI LAO ĐỘNG</w:t>
            </w:r>
          </w:p>
          <w:p w14:paraId="613061CF" w14:textId="77777777" w:rsidR="00917420" w:rsidRDefault="00000000">
            <w:pP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  <w:t>( Ký, ghi rõ họ tên)</w:t>
            </w:r>
          </w:p>
        </w:tc>
        <w:tc>
          <w:tcPr>
            <w:tcW w:w="4811" w:type="dxa"/>
          </w:tcPr>
          <w:p w14:paraId="18253597" w14:textId="77777777" w:rsidR="00917420" w:rsidRDefault="00000000">
            <w:pPr>
              <w:tabs>
                <w:tab w:val="left" w:pos="0"/>
              </w:tabs>
              <w:spacing w:before="120" w:after="0" w:line="312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t>NGƯỜI SỬ DỤNG LAO ĐỘNG</w:t>
            </w:r>
          </w:p>
          <w:p w14:paraId="6685B134" w14:textId="77777777" w:rsidR="00917420" w:rsidRDefault="00000000">
            <w:pP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  <w:t>Ký, đóng dấu, ghi rõ họ tên)</w:t>
            </w:r>
          </w:p>
        </w:tc>
      </w:tr>
    </w:tbl>
    <w:p w14:paraId="45B36CF0" w14:textId="77777777" w:rsidR="00917420" w:rsidRDefault="00917420">
      <w:pPr>
        <w:rPr>
          <w:lang w:val="nl-NL"/>
        </w:rPr>
      </w:pPr>
    </w:p>
    <w:p w14:paraId="0F6719B1" w14:textId="77777777" w:rsidR="00917420" w:rsidDel="00997E9A" w:rsidRDefault="00917420">
      <w:pPr>
        <w:rPr>
          <w:del w:id="106" w:author="Hanoi" w:date="2026-02-25T20:41:00Z" w16du:dateUtc="2026-02-25T17:41:00Z"/>
          <w:lang w:val="nl-NL"/>
        </w:rPr>
      </w:pPr>
    </w:p>
    <w:p w14:paraId="0151615D" w14:textId="77777777" w:rsidR="00917420" w:rsidDel="00997E9A" w:rsidRDefault="00917420">
      <w:pPr>
        <w:rPr>
          <w:del w:id="107" w:author="Hanoi" w:date="2026-02-25T20:41:00Z" w16du:dateUtc="2026-02-25T17:41:00Z"/>
          <w:lang w:val="nl-NL"/>
        </w:rPr>
      </w:pPr>
    </w:p>
    <w:p w14:paraId="2A10D9E5" w14:textId="77777777" w:rsidR="00917420" w:rsidDel="00997E9A" w:rsidRDefault="00917420">
      <w:pPr>
        <w:rPr>
          <w:del w:id="108" w:author="Hanoi" w:date="2026-02-25T20:41:00Z" w16du:dateUtc="2026-02-25T17:41:00Z"/>
          <w:lang w:val="nl-NL"/>
        </w:rPr>
      </w:pPr>
    </w:p>
    <w:p w14:paraId="6383E701" w14:textId="77777777" w:rsidR="00917420" w:rsidRDefault="00917420">
      <w:pPr>
        <w:rPr>
          <w:lang w:val="nl-NL"/>
        </w:rPr>
      </w:pPr>
    </w:p>
    <w:p w14:paraId="3C518FC9" w14:textId="77777777" w:rsidR="00BA4D69" w:rsidRPr="00BA4D69" w:rsidRDefault="00BA4D69">
      <w:pPr>
        <w:rPr>
          <w:lang w:val="nl-NL"/>
        </w:rPr>
        <w:pPrChange w:id="109" w:author="Hanoi" w:date="2026-02-25T20:41:00Z" w16du:dateUtc="2026-02-25T17:41:00Z">
          <w:pPr>
            <w:tabs>
              <w:tab w:val="left" w:pos="1620"/>
            </w:tabs>
          </w:pPr>
        </w:pPrChange>
      </w:pPr>
    </w:p>
    <w:sectPr w:rsidR="00BA4D69" w:rsidRPr="00BA4D69" w:rsidSect="00997E9A">
      <w:footerReference w:type="even" r:id="rId9"/>
      <w:footerReference w:type="default" r:id="rId10"/>
      <w:pgSz w:w="11906" w:h="16838"/>
      <w:pgMar w:top="720" w:right="567" w:bottom="624" w:left="794" w:header="1296" w:footer="288" w:gutter="0"/>
      <w:cols w:space="720"/>
      <w:docGrid w:linePitch="360"/>
      <w:sectPrChange w:id="112" w:author="Hanoi" w:date="2026-02-25T20:50:00Z" w16du:dateUtc="2026-02-25T17:50:00Z">
        <w:sectPr w:rsidR="00BA4D69" w:rsidRPr="00BA4D69" w:rsidSect="00997E9A">
          <w:pgMar w:top="680" w:right="567" w:bottom="624" w:left="794" w:header="1418" w:footer="227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BBC3E" w14:textId="77777777" w:rsidR="00C3072B" w:rsidRDefault="00C3072B">
      <w:pPr>
        <w:spacing w:line="240" w:lineRule="auto"/>
      </w:pPr>
      <w:r>
        <w:separator/>
      </w:r>
    </w:p>
  </w:endnote>
  <w:endnote w:type="continuationSeparator" w:id="0">
    <w:p w14:paraId="48DF99CE" w14:textId="77777777" w:rsidR="00C3072B" w:rsidRDefault="00C307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1C464" w14:textId="124D322A" w:rsidR="00917420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7E9A">
      <w:rPr>
        <w:rStyle w:val="PageNumber"/>
        <w:noProof/>
      </w:rPr>
      <w:t>1</w:t>
    </w:r>
    <w:r>
      <w:rPr>
        <w:rStyle w:val="PageNumber"/>
      </w:rPr>
      <w:fldChar w:fldCharType="end"/>
    </w:r>
  </w:p>
  <w:p w14:paraId="2837F544" w14:textId="77777777" w:rsidR="00917420" w:rsidRDefault="009174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E025" w14:textId="77777777" w:rsidR="00917420" w:rsidRDefault="00000000">
    <w:pPr>
      <w:tabs>
        <w:tab w:val="center" w:pos="4550"/>
        <w:tab w:val="left" w:pos="5818"/>
      </w:tabs>
      <w:ind w:right="260"/>
      <w:jc w:val="center"/>
      <w:rPr>
        <w:rFonts w:ascii="Times New Roman" w:hAnsi="Times New Roman"/>
        <w:color w:val="222A35" w:themeColor="text2" w:themeShade="80"/>
        <w:sz w:val="18"/>
        <w:szCs w:val="18"/>
      </w:rPr>
    </w:pPr>
    <w:r>
      <w:rPr>
        <w:rFonts w:ascii="Times New Roman" w:hAnsi="Times New Roman"/>
        <w:color w:val="323E4F" w:themeColor="text2" w:themeShade="BF"/>
        <w:sz w:val="18"/>
        <w:szCs w:val="18"/>
      </w:rPr>
      <w:fldChar w:fldCharType="begin"/>
    </w:r>
    <w:r>
      <w:rPr>
        <w:rFonts w:ascii="Times New Roman" w:hAnsi="Times New Roman"/>
        <w:color w:val="323E4F" w:themeColor="text2" w:themeShade="BF"/>
        <w:sz w:val="18"/>
        <w:szCs w:val="18"/>
      </w:rPr>
      <w:instrText xml:space="preserve"> PAGE   \* MERGEFORMAT </w:instrText>
    </w:r>
    <w:r>
      <w:rPr>
        <w:rFonts w:ascii="Times New Roman" w:hAnsi="Times New Roman"/>
        <w:color w:val="323E4F" w:themeColor="text2" w:themeShade="BF"/>
        <w:sz w:val="18"/>
        <w:szCs w:val="18"/>
      </w:rPr>
      <w:fldChar w:fldCharType="separate"/>
    </w:r>
    <w:r>
      <w:rPr>
        <w:rFonts w:ascii="Times New Roman" w:hAnsi="Times New Roman"/>
        <w:color w:val="323E4F" w:themeColor="text2" w:themeShade="BF"/>
        <w:sz w:val="18"/>
        <w:szCs w:val="18"/>
      </w:rPr>
      <w:t>5</w:t>
    </w:r>
    <w:r>
      <w:rPr>
        <w:rFonts w:ascii="Times New Roman" w:hAnsi="Times New Roman"/>
        <w:color w:val="323E4F" w:themeColor="text2" w:themeShade="BF"/>
        <w:sz w:val="18"/>
        <w:szCs w:val="18"/>
      </w:rPr>
      <w:fldChar w:fldCharType="end"/>
    </w:r>
    <w:r>
      <w:rPr>
        <w:rFonts w:ascii="Times New Roman" w:hAnsi="Times New Roman"/>
        <w:color w:val="323E4F" w:themeColor="text2" w:themeShade="BF"/>
        <w:sz w:val="18"/>
        <w:szCs w:val="18"/>
      </w:rPr>
      <w:t xml:space="preserve"> | </w:t>
    </w:r>
    <w:ins w:id="110" w:author="Hanoi" w:date="2026-02-25T20:36:00Z" w16du:dateUtc="2026-02-25T17:36:00Z">
      <w:r w:rsidR="00BA4D69">
        <w:rPr>
          <w:rFonts w:ascii="Times New Roman" w:hAnsi="Times New Roman"/>
          <w:color w:val="323E4F" w:themeColor="text2" w:themeShade="BF"/>
          <w:sz w:val="18"/>
          <w:szCs w:val="18"/>
        </w:rPr>
        <w:t>4</w:t>
      </w:r>
    </w:ins>
    <w:del w:id="111" w:author="Hanoi" w:date="2026-02-25T20:36:00Z" w16du:dateUtc="2026-02-25T17:36:00Z">
      <w:r w:rsidDel="00BA4D69">
        <w:rPr>
          <w:rFonts w:ascii="Times New Roman" w:hAnsi="Times New Roman"/>
          <w:color w:val="323E4F" w:themeColor="text2" w:themeShade="BF"/>
          <w:sz w:val="18"/>
          <w:szCs w:val="18"/>
        </w:rPr>
        <w:delText>6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82234" w14:textId="77777777" w:rsidR="00C3072B" w:rsidRDefault="00C3072B">
      <w:pPr>
        <w:spacing w:after="0"/>
      </w:pPr>
      <w:r>
        <w:separator/>
      </w:r>
    </w:p>
  </w:footnote>
  <w:footnote w:type="continuationSeparator" w:id="0">
    <w:p w14:paraId="009EBE42" w14:textId="77777777" w:rsidR="00C3072B" w:rsidRDefault="00C307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E6E"/>
    <w:multiLevelType w:val="multilevel"/>
    <w:tmpl w:val="09996E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39F0673B"/>
    <w:multiLevelType w:val="multilevel"/>
    <w:tmpl w:val="39F0673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A4228B3"/>
    <w:multiLevelType w:val="multilevel"/>
    <w:tmpl w:val="3A4228B3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Cordia New" w:hAnsi="Times New Roman" w:cs="Times New Roman" w:hint="default"/>
        <w:color w:val="000000"/>
        <w:sz w:val="2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E22E3"/>
    <w:multiLevelType w:val="multilevel"/>
    <w:tmpl w:val="42BE22E3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87A1BC1"/>
    <w:multiLevelType w:val="multilevel"/>
    <w:tmpl w:val="587A1BC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2ED6E01"/>
    <w:multiLevelType w:val="multilevel"/>
    <w:tmpl w:val="62ED6E01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711D3042"/>
    <w:multiLevelType w:val="multilevel"/>
    <w:tmpl w:val="406A73BC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3"/>
        <w:szCs w:val="2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3962242">
    <w:abstractNumId w:val="4"/>
  </w:num>
  <w:num w:numId="2" w16cid:durableId="1350445873">
    <w:abstractNumId w:val="1"/>
  </w:num>
  <w:num w:numId="3" w16cid:durableId="381370256">
    <w:abstractNumId w:val="2"/>
  </w:num>
  <w:num w:numId="4" w16cid:durableId="394551331">
    <w:abstractNumId w:val="3"/>
  </w:num>
  <w:num w:numId="5" w16cid:durableId="1760980363">
    <w:abstractNumId w:val="0"/>
  </w:num>
  <w:num w:numId="6" w16cid:durableId="518589891">
    <w:abstractNumId w:val="5"/>
  </w:num>
  <w:num w:numId="7" w16cid:durableId="77085347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noi">
    <w15:presenceInfo w15:providerId="None" w15:userId="Hanoi"/>
  </w15:person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5BF7"/>
    <w:rsid w:val="00073894"/>
    <w:rsid w:val="00094BA7"/>
    <w:rsid w:val="000E156E"/>
    <w:rsid w:val="001114B0"/>
    <w:rsid w:val="00126E8E"/>
    <w:rsid w:val="00166A74"/>
    <w:rsid w:val="00172A27"/>
    <w:rsid w:val="001C1451"/>
    <w:rsid w:val="001D05CF"/>
    <w:rsid w:val="001E3A1E"/>
    <w:rsid w:val="001F4CFB"/>
    <w:rsid w:val="00211DFB"/>
    <w:rsid w:val="00221648"/>
    <w:rsid w:val="00223911"/>
    <w:rsid w:val="00227EB3"/>
    <w:rsid w:val="00253BBD"/>
    <w:rsid w:val="0028376B"/>
    <w:rsid w:val="002E02FC"/>
    <w:rsid w:val="00302327"/>
    <w:rsid w:val="00307F2D"/>
    <w:rsid w:val="00312901"/>
    <w:rsid w:val="00345032"/>
    <w:rsid w:val="0036186E"/>
    <w:rsid w:val="003819E7"/>
    <w:rsid w:val="003B1A55"/>
    <w:rsid w:val="003B7C19"/>
    <w:rsid w:val="003F1AE2"/>
    <w:rsid w:val="003F2A91"/>
    <w:rsid w:val="00403606"/>
    <w:rsid w:val="00404A03"/>
    <w:rsid w:val="004342F9"/>
    <w:rsid w:val="004435A6"/>
    <w:rsid w:val="004508C6"/>
    <w:rsid w:val="004B370F"/>
    <w:rsid w:val="004E5861"/>
    <w:rsid w:val="005646A9"/>
    <w:rsid w:val="00586E43"/>
    <w:rsid w:val="00591F24"/>
    <w:rsid w:val="005F1F8C"/>
    <w:rsid w:val="0064114E"/>
    <w:rsid w:val="00661184"/>
    <w:rsid w:val="006A0D87"/>
    <w:rsid w:val="006C7D49"/>
    <w:rsid w:val="006D123D"/>
    <w:rsid w:val="006D6D99"/>
    <w:rsid w:val="006D72B8"/>
    <w:rsid w:val="006E6D05"/>
    <w:rsid w:val="007040B7"/>
    <w:rsid w:val="00723B7F"/>
    <w:rsid w:val="007457E7"/>
    <w:rsid w:val="007514A9"/>
    <w:rsid w:val="0075323E"/>
    <w:rsid w:val="00766005"/>
    <w:rsid w:val="007710BF"/>
    <w:rsid w:val="00781DF0"/>
    <w:rsid w:val="00783421"/>
    <w:rsid w:val="00783AA6"/>
    <w:rsid w:val="007B435B"/>
    <w:rsid w:val="00821049"/>
    <w:rsid w:val="00832B0D"/>
    <w:rsid w:val="00851101"/>
    <w:rsid w:val="00885C96"/>
    <w:rsid w:val="008A5CD3"/>
    <w:rsid w:val="008E24EC"/>
    <w:rsid w:val="00914E57"/>
    <w:rsid w:val="00917420"/>
    <w:rsid w:val="00921969"/>
    <w:rsid w:val="00956BCF"/>
    <w:rsid w:val="00967529"/>
    <w:rsid w:val="0097767B"/>
    <w:rsid w:val="00984643"/>
    <w:rsid w:val="00997E9A"/>
    <w:rsid w:val="009E0B8E"/>
    <w:rsid w:val="009E6D0E"/>
    <w:rsid w:val="00A11DD5"/>
    <w:rsid w:val="00A34BB6"/>
    <w:rsid w:val="00A8688B"/>
    <w:rsid w:val="00AD171C"/>
    <w:rsid w:val="00AF6EBC"/>
    <w:rsid w:val="00B47F74"/>
    <w:rsid w:val="00B87308"/>
    <w:rsid w:val="00B96CEB"/>
    <w:rsid w:val="00BA4D69"/>
    <w:rsid w:val="00BC36B1"/>
    <w:rsid w:val="00C11D74"/>
    <w:rsid w:val="00C3072B"/>
    <w:rsid w:val="00C42495"/>
    <w:rsid w:val="00C468FC"/>
    <w:rsid w:val="00C52EFB"/>
    <w:rsid w:val="00C62E57"/>
    <w:rsid w:val="00C6448F"/>
    <w:rsid w:val="00C87CCC"/>
    <w:rsid w:val="00CC3E86"/>
    <w:rsid w:val="00CC5277"/>
    <w:rsid w:val="00CE2902"/>
    <w:rsid w:val="00D00D81"/>
    <w:rsid w:val="00D2145B"/>
    <w:rsid w:val="00D308B4"/>
    <w:rsid w:val="00D95E54"/>
    <w:rsid w:val="00DE67C3"/>
    <w:rsid w:val="00DF4C25"/>
    <w:rsid w:val="00E07300"/>
    <w:rsid w:val="00E36DF2"/>
    <w:rsid w:val="00E57F36"/>
    <w:rsid w:val="00E87F60"/>
    <w:rsid w:val="00EB6C3F"/>
    <w:rsid w:val="00EE7E11"/>
    <w:rsid w:val="00F60F13"/>
    <w:rsid w:val="00F7781F"/>
    <w:rsid w:val="00F87659"/>
    <w:rsid w:val="00FA18FE"/>
    <w:rsid w:val="00FC0F0A"/>
    <w:rsid w:val="00FC414C"/>
    <w:rsid w:val="211F15FF"/>
    <w:rsid w:val="4AAE582A"/>
    <w:rsid w:val="59DA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746C4"/>
  <w15:docId w15:val="{BC30EE5D-1C5B-4115-8EC0-4DF90985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qFormat/>
    <w:rPr>
      <w:rFonts w:cs="Times New Roma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Angsana New" w:eastAsia="Cordia New" w:hAnsi="Angsana New" w:cs="Angsana New"/>
      <w:color w:val="000000"/>
      <w:sz w:val="32"/>
      <w:szCs w:val="40"/>
      <w:lang w:bidi="th-TH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paragraph" w:customStyle="1" w:styleId="CharCharCharChar">
    <w:name w:val="Char Char Char Char"/>
    <w:basedOn w:val="Normal"/>
    <w:pPr>
      <w:pageBreakBefore/>
      <w:spacing w:before="100" w:beforeAutospacing="1" w:after="100" w:afterAutospacing="1" w:line="240" w:lineRule="auto"/>
      <w:jc w:val="both"/>
    </w:pPr>
    <w:rPr>
      <w:rFonts w:ascii="Tahoma" w:eastAsia="Times New Roman" w:hAnsi="Tahom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unhideWhenUsed/>
    <w:rsid w:val="0097767B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792F6-3607-41B7-A8EC-18E77B585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Chinh</dc:creator>
  <cp:lastModifiedBy>Admin</cp:lastModifiedBy>
  <cp:revision>25</cp:revision>
  <cp:lastPrinted>2021-03-17T03:47:00Z</cp:lastPrinted>
  <dcterms:created xsi:type="dcterms:W3CDTF">2021-03-16T03:23:00Z</dcterms:created>
  <dcterms:modified xsi:type="dcterms:W3CDTF">2026-04-22T09:08:00Z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90E8DD0F4FAA411DBF767B594D4762F9_12</vt:lpwstr>
  </property>
</Properties>
</file>