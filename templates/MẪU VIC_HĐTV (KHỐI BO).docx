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456"/>
        <w:gridCol w:w="7089"/>
      </w:tblGrid>
      <w:tr w:rsidR="00724BA0" w14:paraId="4559108C" w14:textId="77777777">
        <w:trPr>
          <w:trHeight w:val="952"/>
        </w:trPr>
        <w:tc>
          <w:tcPr>
            <w:tcW w:w="2513" w:type="dxa"/>
            <w:vAlign w:val="center"/>
          </w:tcPr>
          <w:p w14:paraId="4247B93F" w14:textId="77777777" w:rsidR="00724BA0" w:rsidRDefault="00000000">
            <w:pPr>
              <w:pStyle w:val="NormalWeb"/>
              <w:spacing w:before="0" w:beforeAutospacing="0" w:after="0" w:afterAutospacing="0" w:line="312" w:lineRule="auto"/>
              <w:rPr>
                <w:sz w:val="26"/>
                <w:szCs w:val="26"/>
              </w:rPr>
            </w:pPr>
            <w:r>
              <w:rPr>
                <w:noProof/>
              </w:rPr>
              <w:drawing>
                <wp:inline distT="0" distB="0" distL="0" distR="0" wp14:anchorId="587BD4B3" wp14:editId="71BF8409">
                  <wp:extent cx="2057400" cy="597535"/>
                  <wp:effectExtent l="0" t="0" r="0" b="0"/>
                  <wp:docPr id="65007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76419"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t="35378" b="35571"/>
                          <a:stretch>
                            <a:fillRect/>
                          </a:stretch>
                        </pic:blipFill>
                        <pic:spPr>
                          <a:xfrm>
                            <a:off x="0" y="0"/>
                            <a:ext cx="2068552" cy="600956"/>
                          </a:xfrm>
                          <a:prstGeom prst="rect">
                            <a:avLst/>
                          </a:prstGeom>
                          <a:noFill/>
                          <a:ln>
                            <a:noFill/>
                          </a:ln>
                        </pic:spPr>
                      </pic:pic>
                    </a:graphicData>
                  </a:graphic>
                </wp:inline>
              </w:drawing>
            </w:r>
          </w:p>
        </w:tc>
        <w:tc>
          <w:tcPr>
            <w:tcW w:w="7127" w:type="dxa"/>
            <w:vAlign w:val="center"/>
          </w:tcPr>
          <w:p w14:paraId="549A6EDE" w14:textId="77777777" w:rsidR="00724BA0" w:rsidRDefault="00724BA0">
            <w:pPr>
              <w:pStyle w:val="NormalWeb"/>
              <w:spacing w:before="0" w:beforeAutospacing="0" w:after="0" w:afterAutospacing="0" w:line="312" w:lineRule="auto"/>
              <w:jc w:val="center"/>
              <w:rPr>
                <w:b/>
                <w:sz w:val="26"/>
                <w:szCs w:val="26"/>
              </w:rPr>
            </w:pPr>
          </w:p>
          <w:p w14:paraId="439C1CCE" w14:textId="77777777" w:rsidR="00724BA0" w:rsidRDefault="00000000">
            <w:pPr>
              <w:pStyle w:val="NormalWeb"/>
              <w:spacing w:before="0" w:beforeAutospacing="0" w:after="0" w:afterAutospacing="0" w:line="312" w:lineRule="auto"/>
              <w:jc w:val="center"/>
              <w:rPr>
                <w:b/>
                <w:sz w:val="26"/>
                <w:szCs w:val="26"/>
              </w:rPr>
            </w:pPr>
            <w:r>
              <w:rPr>
                <w:b/>
                <w:sz w:val="26"/>
                <w:szCs w:val="26"/>
              </w:rPr>
              <w:t>CỘNG HÒA XÃ HỘI CHỦ NGHĨA VIỆT NAM</w:t>
            </w:r>
          </w:p>
          <w:p w14:paraId="5709E2BA" w14:textId="77777777" w:rsidR="00724BA0" w:rsidRDefault="00000000">
            <w:pPr>
              <w:pStyle w:val="NormalWeb"/>
              <w:spacing w:before="0" w:beforeAutospacing="0" w:after="0" w:afterAutospacing="0" w:line="312" w:lineRule="auto"/>
              <w:jc w:val="center"/>
              <w:rPr>
                <w:i/>
                <w:sz w:val="26"/>
                <w:szCs w:val="26"/>
              </w:rPr>
            </w:pPr>
            <w:r>
              <w:rPr>
                <w:i/>
                <w:sz w:val="26"/>
                <w:szCs w:val="26"/>
              </w:rPr>
              <w:t xml:space="preserve">Độc </w:t>
            </w:r>
            <w:proofErr w:type="spellStart"/>
            <w:r>
              <w:rPr>
                <w:i/>
                <w:sz w:val="26"/>
                <w:szCs w:val="26"/>
              </w:rPr>
              <w:t>lập</w:t>
            </w:r>
            <w:proofErr w:type="spellEnd"/>
            <w:r>
              <w:rPr>
                <w:i/>
                <w:sz w:val="26"/>
                <w:szCs w:val="26"/>
              </w:rPr>
              <w:t xml:space="preserve"> - </w:t>
            </w:r>
            <w:proofErr w:type="spellStart"/>
            <w:r>
              <w:rPr>
                <w:i/>
                <w:sz w:val="26"/>
                <w:szCs w:val="26"/>
              </w:rPr>
              <w:t>Tự</w:t>
            </w:r>
            <w:proofErr w:type="spellEnd"/>
            <w:r>
              <w:rPr>
                <w:i/>
                <w:sz w:val="26"/>
                <w:szCs w:val="26"/>
              </w:rPr>
              <w:t xml:space="preserve"> do - </w:t>
            </w:r>
            <w:proofErr w:type="spellStart"/>
            <w:r>
              <w:rPr>
                <w:i/>
                <w:sz w:val="26"/>
                <w:szCs w:val="26"/>
              </w:rPr>
              <w:t>Hạnh</w:t>
            </w:r>
            <w:proofErr w:type="spellEnd"/>
            <w:r>
              <w:rPr>
                <w:i/>
                <w:sz w:val="26"/>
                <w:szCs w:val="26"/>
              </w:rPr>
              <w:t xml:space="preserve"> </w:t>
            </w:r>
            <w:proofErr w:type="spellStart"/>
            <w:r>
              <w:rPr>
                <w:i/>
                <w:sz w:val="26"/>
                <w:szCs w:val="26"/>
              </w:rPr>
              <w:t>phúc</w:t>
            </w:r>
            <w:proofErr w:type="spellEnd"/>
          </w:p>
          <w:p w14:paraId="314BD5E2" w14:textId="77777777" w:rsidR="00724BA0" w:rsidRDefault="00000000">
            <w:pPr>
              <w:pStyle w:val="NormalWeb"/>
              <w:spacing w:before="0" w:beforeAutospacing="0" w:after="0" w:afterAutospacing="0" w:line="312" w:lineRule="auto"/>
              <w:jc w:val="center"/>
              <w:rPr>
                <w:sz w:val="26"/>
                <w:szCs w:val="26"/>
              </w:rPr>
            </w:pPr>
            <w:r>
              <w:rPr>
                <w:sz w:val="26"/>
                <w:szCs w:val="26"/>
              </w:rPr>
              <w:t>----------o0o----------</w:t>
            </w:r>
          </w:p>
        </w:tc>
      </w:tr>
    </w:tbl>
    <w:p w14:paraId="04DCB5B6" w14:textId="77777777" w:rsidR="00724BA0" w:rsidRDefault="00724BA0">
      <w:pPr>
        <w:spacing w:after="0" w:line="240" w:lineRule="auto"/>
        <w:jc w:val="center"/>
        <w:rPr>
          <w:rFonts w:ascii="Times New Roman" w:eastAsia="Times New Roman" w:hAnsi="Times New Roman"/>
          <w:b/>
          <w:sz w:val="28"/>
          <w:szCs w:val="28"/>
          <w:lang w:val="pt-BR"/>
        </w:rPr>
      </w:pPr>
    </w:p>
    <w:p w14:paraId="2233BB58" w14:textId="77777777" w:rsidR="00724BA0" w:rsidRDefault="00000000">
      <w:pPr>
        <w:spacing w:after="0" w:line="240" w:lineRule="auto"/>
        <w:jc w:val="center"/>
        <w:rPr>
          <w:rFonts w:ascii="Times New Roman" w:eastAsia="Times New Roman" w:hAnsi="Times New Roman"/>
          <w:b/>
          <w:sz w:val="36"/>
          <w:szCs w:val="36"/>
          <w:lang w:val="pt-BR"/>
        </w:rPr>
      </w:pPr>
      <w:r>
        <w:rPr>
          <w:rFonts w:ascii="Times New Roman" w:eastAsia="Times New Roman" w:hAnsi="Times New Roman"/>
          <w:b/>
          <w:sz w:val="36"/>
          <w:szCs w:val="36"/>
          <w:lang w:val="pt-BR"/>
        </w:rPr>
        <w:t>HỢP ĐỒNG THỬ VIỆC</w:t>
      </w:r>
    </w:p>
    <w:p w14:paraId="35A6E999" w14:textId="279D8A86" w:rsidR="00724BA0" w:rsidRDefault="00000000">
      <w:pPr>
        <w:spacing w:after="0" w:line="240" w:lineRule="auto"/>
        <w:jc w:val="center"/>
        <w:rPr>
          <w:rFonts w:ascii="Times New Roman" w:eastAsia="Times New Roman" w:hAnsi="Times New Roman"/>
          <w:sz w:val="24"/>
          <w:szCs w:val="24"/>
          <w:lang w:val="pt-BR"/>
        </w:rPr>
      </w:pPr>
      <w:r>
        <w:rPr>
          <w:rFonts w:ascii="Times New Roman" w:eastAsia="Times New Roman" w:hAnsi="Times New Roman"/>
          <w:sz w:val="24"/>
          <w:szCs w:val="24"/>
          <w:lang w:val="pt-BR"/>
        </w:rPr>
        <w:t>Số</w:t>
      </w:r>
      <w:ins w:id="0" w:author="Admin" w:date="2026-04-22T16:02:00Z" w16du:dateUtc="2026-04-22T09:02:00Z">
        <w:r w:rsidR="00002F41">
          <w:rPr>
            <w:rFonts w:ascii="Times New Roman" w:eastAsia="Times New Roman" w:hAnsi="Times New Roman"/>
            <w:sz w:val="24"/>
            <w:szCs w:val="24"/>
            <w:lang w:val="pt-BR"/>
          </w:rPr>
          <w:t>: {so_hop_dong}</w:t>
        </w:r>
        <w:r w:rsidR="00002F41">
          <w:rPr>
            <w:rFonts w:ascii="Times New Roman" w:eastAsia="Times New Roman" w:hAnsi="Times New Roman"/>
            <w:sz w:val="24"/>
            <w:szCs w:val="24"/>
            <w:lang w:val="pt-BR"/>
          </w:rPr>
          <w:t>/</w:t>
        </w:r>
      </w:ins>
      <w:del w:id="1" w:author="Admin" w:date="2026-04-22T16:02:00Z" w16du:dateUtc="2026-04-22T09:02:00Z">
        <w:r w:rsidDel="00002F41">
          <w:rPr>
            <w:rFonts w:ascii="Times New Roman" w:eastAsia="Times New Roman" w:hAnsi="Times New Roman"/>
            <w:sz w:val="24"/>
            <w:szCs w:val="24"/>
            <w:lang w:val="pt-BR"/>
          </w:rPr>
          <w:delText>:    ................/</w:delText>
        </w:r>
      </w:del>
      <w:r>
        <w:rPr>
          <w:rFonts w:ascii="Times New Roman" w:eastAsia="Times New Roman" w:hAnsi="Times New Roman"/>
          <w:sz w:val="24"/>
          <w:szCs w:val="24"/>
          <w:lang w:val="pt-BR"/>
        </w:rPr>
        <w:t>VIC_ HĐTV</w:t>
      </w:r>
    </w:p>
    <w:p w14:paraId="5F5C691F" w14:textId="77777777" w:rsidR="00724BA0" w:rsidRDefault="00724BA0">
      <w:pPr>
        <w:spacing w:after="0" w:line="240" w:lineRule="auto"/>
        <w:jc w:val="center"/>
        <w:rPr>
          <w:rFonts w:ascii="Times New Roman" w:eastAsia="Times New Roman" w:hAnsi="Times New Roman"/>
          <w:sz w:val="28"/>
          <w:szCs w:val="28"/>
          <w:lang w:val="pt-BR"/>
        </w:rPr>
      </w:pPr>
    </w:p>
    <w:p w14:paraId="7739C298" w14:textId="77777777" w:rsidR="00724BA0" w:rsidRDefault="00000000">
      <w:pPr>
        <w:numPr>
          <w:ilvl w:val="0"/>
          <w:numId w:val="1"/>
        </w:numPr>
        <w:spacing w:before="60" w:after="60" w:line="380" w:lineRule="exact"/>
        <w:ind w:left="851" w:right="622" w:hanging="284"/>
        <w:jc w:val="both"/>
        <w:rPr>
          <w:rFonts w:ascii="Times New Roman" w:eastAsia="Times New Roman" w:hAnsi="Times New Roman"/>
          <w:b/>
          <w:sz w:val="24"/>
          <w:szCs w:val="24"/>
          <w:lang w:val="pt-BR"/>
        </w:rPr>
      </w:pPr>
      <w:r>
        <w:rPr>
          <w:rFonts w:ascii="Times New Roman" w:eastAsia="Times New Roman" w:hAnsi="Times New Roman"/>
          <w:b/>
          <w:sz w:val="24"/>
          <w:szCs w:val="24"/>
          <w:lang w:val="pt-BR"/>
        </w:rPr>
        <w:t xml:space="preserve">BÊN SỬ DỤNG LAO ĐỘNG: </w:t>
      </w:r>
    </w:p>
    <w:p w14:paraId="7DEB367A" w14:textId="77777777" w:rsidR="00724BA0" w:rsidRDefault="00000000">
      <w:pPr>
        <w:tabs>
          <w:tab w:val="left" w:pos="0"/>
        </w:tabs>
        <w:spacing w:before="60" w:after="60" w:line="380" w:lineRule="exact"/>
        <w:ind w:left="567" w:right="622"/>
        <w:jc w:val="both"/>
        <w:rPr>
          <w:rFonts w:ascii="Times New Roman" w:eastAsia="Times New Roman" w:hAnsi="Times New Roman"/>
          <w:b/>
          <w:sz w:val="24"/>
          <w:szCs w:val="24"/>
          <w:lang w:val="pt-BR"/>
        </w:rPr>
      </w:pPr>
      <w:r>
        <w:rPr>
          <w:rFonts w:ascii="Times New Roman" w:eastAsia="Times New Roman" w:hAnsi="Times New Roman"/>
          <w:b/>
          <w:sz w:val="24"/>
          <w:szCs w:val="24"/>
          <w:lang w:val="pt-BR"/>
        </w:rPr>
        <w:t>CÔNG TY TNHH VICTORY HOLDINGS VIỆT NAM</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83"/>
        <w:gridCol w:w="7705"/>
      </w:tblGrid>
      <w:tr w:rsidR="00724BA0" w14:paraId="420F1217" w14:textId="77777777">
        <w:tc>
          <w:tcPr>
            <w:tcW w:w="1980" w:type="dxa"/>
          </w:tcPr>
          <w:p w14:paraId="4395F0DD"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Địa chỉ</w:t>
            </w:r>
          </w:p>
        </w:tc>
        <w:tc>
          <w:tcPr>
            <w:tcW w:w="283" w:type="dxa"/>
          </w:tcPr>
          <w:p w14:paraId="6A462294"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1FA96EDF"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Số nhà 120, Đường N3D (Dự án khu đô thị Sài Gòn Bình An), Phường Bình Trưng, Thành phố Hồ Chí Minh, Việt Nam</w:t>
            </w:r>
          </w:p>
        </w:tc>
      </w:tr>
      <w:tr w:rsidR="00724BA0" w14:paraId="51E767F1" w14:textId="77777777">
        <w:tc>
          <w:tcPr>
            <w:tcW w:w="1980" w:type="dxa"/>
          </w:tcPr>
          <w:p w14:paraId="5735D538"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Mã số thuế</w:t>
            </w:r>
          </w:p>
        </w:tc>
        <w:tc>
          <w:tcPr>
            <w:tcW w:w="283" w:type="dxa"/>
          </w:tcPr>
          <w:p w14:paraId="4741AF84"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3DF7438E"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0319324496</w:t>
            </w:r>
          </w:p>
        </w:tc>
      </w:tr>
      <w:tr w:rsidR="00724BA0" w14:paraId="69A86581" w14:textId="77777777">
        <w:tc>
          <w:tcPr>
            <w:tcW w:w="1980" w:type="dxa"/>
          </w:tcPr>
          <w:p w14:paraId="358B5BB9"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Đại diện</w:t>
            </w:r>
          </w:p>
        </w:tc>
        <w:tc>
          <w:tcPr>
            <w:tcW w:w="283" w:type="dxa"/>
          </w:tcPr>
          <w:p w14:paraId="3E4A9383"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4E09D11F"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Ông/Bà Mai Hoài Thương       Chức vụ: Tổng Giám đốc</w:t>
            </w:r>
          </w:p>
        </w:tc>
      </w:tr>
    </w:tbl>
    <w:p w14:paraId="7C4AFE7F" w14:textId="77777777" w:rsidR="00724BA0" w:rsidRDefault="00000000">
      <w:pPr>
        <w:tabs>
          <w:tab w:val="left" w:pos="0"/>
        </w:tabs>
        <w:spacing w:before="60" w:after="60" w:line="380" w:lineRule="exact"/>
        <w:ind w:right="622" w:firstLine="709"/>
        <w:jc w:val="both"/>
        <w:rPr>
          <w:rFonts w:ascii="Times New Roman" w:eastAsia="Times New Roman" w:hAnsi="Times New Roman"/>
          <w:b/>
          <w:sz w:val="24"/>
          <w:szCs w:val="24"/>
          <w:lang w:val="pt-BR"/>
        </w:rPr>
      </w:pPr>
      <w:r>
        <w:rPr>
          <w:rFonts w:ascii="Times New Roman" w:eastAsia="Times New Roman" w:hAnsi="Times New Roman"/>
          <w:sz w:val="24"/>
          <w:szCs w:val="24"/>
          <w:lang w:val="pt-BR"/>
        </w:rPr>
        <w:t>Sau đây gọi là “</w:t>
      </w:r>
      <w:r>
        <w:rPr>
          <w:rFonts w:ascii="Times New Roman" w:eastAsia="Times New Roman" w:hAnsi="Times New Roman"/>
          <w:b/>
          <w:sz w:val="24"/>
          <w:szCs w:val="24"/>
          <w:lang w:val="pt-BR"/>
        </w:rPr>
        <w:t>Công ty”</w:t>
      </w:r>
    </w:p>
    <w:p w14:paraId="641238E8" w14:textId="77777777" w:rsidR="00724BA0" w:rsidRDefault="00724BA0">
      <w:pPr>
        <w:tabs>
          <w:tab w:val="left" w:pos="0"/>
        </w:tabs>
        <w:spacing w:before="60" w:after="60" w:line="380" w:lineRule="exact"/>
        <w:ind w:left="567" w:right="622"/>
        <w:jc w:val="both"/>
        <w:rPr>
          <w:rFonts w:ascii="Times New Roman" w:eastAsia="Times New Roman" w:hAnsi="Times New Roman"/>
          <w:sz w:val="2"/>
          <w:szCs w:val="2"/>
          <w:lang w:val="pt-BR"/>
        </w:rPr>
      </w:pPr>
    </w:p>
    <w:p w14:paraId="2A1E1657" w14:textId="77777777" w:rsidR="00724BA0" w:rsidRDefault="00000000">
      <w:pPr>
        <w:numPr>
          <w:ilvl w:val="0"/>
          <w:numId w:val="1"/>
        </w:numPr>
        <w:spacing w:before="60" w:after="60" w:line="380" w:lineRule="exact"/>
        <w:ind w:left="851" w:right="622" w:hanging="284"/>
        <w:jc w:val="both"/>
        <w:rPr>
          <w:rFonts w:ascii="Times New Roman" w:eastAsia="Times New Roman" w:hAnsi="Times New Roman"/>
          <w:b/>
          <w:sz w:val="24"/>
          <w:szCs w:val="24"/>
          <w:lang w:val="pt-BR"/>
        </w:rPr>
      </w:pPr>
      <w:r>
        <w:rPr>
          <w:rFonts w:ascii="Times New Roman" w:eastAsia="Times New Roman" w:hAnsi="Times New Roman"/>
          <w:b/>
          <w:sz w:val="24"/>
          <w:szCs w:val="24"/>
          <w:lang w:val="pt-BR"/>
        </w:rPr>
        <w:t>NGƯỜI LAO ĐỘNG:</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83"/>
        <w:gridCol w:w="7705"/>
      </w:tblGrid>
      <w:tr w:rsidR="00002F41" w14:paraId="6E5A77D2" w14:textId="77777777">
        <w:tc>
          <w:tcPr>
            <w:tcW w:w="1980" w:type="dxa"/>
          </w:tcPr>
          <w:p w14:paraId="5F4BDD52" w14:textId="563AC444" w:rsidR="00002F41" w:rsidRDefault="00002F41" w:rsidP="00002F41">
            <w:pPr>
              <w:tabs>
                <w:tab w:val="left" w:pos="0"/>
              </w:tabs>
              <w:spacing w:before="60" w:after="60" w:line="380" w:lineRule="exact"/>
              <w:ind w:right="622"/>
              <w:jc w:val="both"/>
              <w:rPr>
                <w:rFonts w:ascii="Times New Roman" w:eastAsia="Times New Roman" w:hAnsi="Times New Roman"/>
                <w:bCs/>
                <w:sz w:val="24"/>
                <w:szCs w:val="24"/>
                <w:lang w:val="pt-BR"/>
              </w:rPr>
            </w:pPr>
            <w:ins w:id="2" w:author="Admin" w:date="2026-04-22T16:02:00Z" w16du:dateUtc="2026-04-22T09:02:00Z">
              <w:r>
                <w:rPr>
                  <w:rFonts w:ascii="Times New Roman" w:eastAsia="Times New Roman" w:hAnsi="Times New Roman"/>
                  <w:bCs/>
                  <w:sz w:val="24"/>
                  <w:szCs w:val="24"/>
                  <w:lang w:val="pt-BR"/>
                </w:rPr>
                <w:t>Ông/Bà</w:t>
              </w:r>
            </w:ins>
            <w:del w:id="3" w:author="Admin" w:date="2026-04-22T16:02:00Z" w16du:dateUtc="2026-04-22T09:02:00Z">
              <w:r w:rsidDel="001B2507">
                <w:rPr>
                  <w:rFonts w:ascii="Times New Roman" w:eastAsia="Times New Roman" w:hAnsi="Times New Roman"/>
                  <w:bCs/>
                  <w:sz w:val="24"/>
                  <w:szCs w:val="24"/>
                  <w:lang w:val="pt-BR"/>
                </w:rPr>
                <w:delText>Ông/Bà</w:delText>
              </w:r>
            </w:del>
          </w:p>
        </w:tc>
        <w:tc>
          <w:tcPr>
            <w:tcW w:w="283" w:type="dxa"/>
          </w:tcPr>
          <w:p w14:paraId="7C768B32" w14:textId="3204DE76" w:rsidR="00002F41" w:rsidRDefault="00002F41" w:rsidP="00002F41">
            <w:pPr>
              <w:tabs>
                <w:tab w:val="left" w:pos="0"/>
              </w:tabs>
              <w:spacing w:before="60" w:after="60" w:line="380" w:lineRule="exact"/>
              <w:ind w:right="622"/>
              <w:jc w:val="both"/>
              <w:rPr>
                <w:rFonts w:ascii="Times New Roman" w:eastAsia="Times New Roman" w:hAnsi="Times New Roman"/>
                <w:bCs/>
                <w:sz w:val="24"/>
                <w:szCs w:val="24"/>
                <w:lang w:val="pt-BR"/>
              </w:rPr>
            </w:pPr>
            <w:ins w:id="4" w:author="Admin" w:date="2026-04-22T16:02:00Z" w16du:dateUtc="2026-04-22T09:02:00Z">
              <w:r>
                <w:rPr>
                  <w:rFonts w:ascii="Times New Roman" w:eastAsia="Times New Roman" w:hAnsi="Times New Roman"/>
                  <w:bCs/>
                  <w:sz w:val="24"/>
                  <w:szCs w:val="24"/>
                  <w:lang w:val="pt-BR"/>
                </w:rPr>
                <w:t>:</w:t>
              </w:r>
            </w:ins>
            <w:del w:id="5" w:author="Admin" w:date="2026-04-22T16:02:00Z" w16du:dateUtc="2026-04-22T09:02:00Z">
              <w:r w:rsidDel="001B2507">
                <w:rPr>
                  <w:rFonts w:ascii="Times New Roman" w:eastAsia="Times New Roman" w:hAnsi="Times New Roman"/>
                  <w:bCs/>
                  <w:sz w:val="24"/>
                  <w:szCs w:val="24"/>
                  <w:lang w:val="pt-BR"/>
                </w:rPr>
                <w:delText>:</w:delText>
              </w:r>
            </w:del>
          </w:p>
        </w:tc>
        <w:tc>
          <w:tcPr>
            <w:tcW w:w="7705" w:type="dxa"/>
          </w:tcPr>
          <w:p w14:paraId="6AC6F965" w14:textId="7ADD41CE" w:rsidR="00002F41" w:rsidRDefault="00002F41" w:rsidP="00002F41">
            <w:pPr>
              <w:tabs>
                <w:tab w:val="left" w:pos="0"/>
              </w:tabs>
              <w:spacing w:before="60" w:after="60" w:line="380" w:lineRule="exact"/>
              <w:jc w:val="both"/>
              <w:rPr>
                <w:rFonts w:ascii="Times New Roman" w:eastAsia="Times New Roman" w:hAnsi="Times New Roman"/>
                <w:bCs/>
                <w:sz w:val="24"/>
                <w:szCs w:val="24"/>
                <w:lang w:val="pt-BR"/>
              </w:rPr>
            </w:pPr>
            <w:ins w:id="6" w:author="Admin" w:date="2026-04-22T16:02:00Z" w16du:dateUtc="2026-04-22T09:02:00Z">
              <w:r>
                <w:rPr>
                  <w:rFonts w:ascii="Times New Roman" w:eastAsia="Times New Roman" w:hAnsi="Times New Roman"/>
                  <w:bCs/>
                  <w:sz w:val="24"/>
                  <w:szCs w:val="24"/>
                  <w:lang w:val="pt-BR"/>
                </w:rPr>
                <w:t>{ho_ten}</w:t>
              </w:r>
            </w:ins>
            <w:del w:id="7" w:author="Admin" w:date="2026-04-22T16:02:00Z" w16du:dateUtc="2026-04-22T09:02:00Z">
              <w:r w:rsidDel="001B2507">
                <w:rPr>
                  <w:rFonts w:ascii="Times New Roman" w:eastAsia="Times New Roman" w:hAnsi="Times New Roman"/>
                  <w:bCs/>
                  <w:sz w:val="24"/>
                  <w:szCs w:val="24"/>
                  <w:lang w:val="pt-BR"/>
                </w:rPr>
                <w:delText>...........................................................................................................................</w:delText>
              </w:r>
            </w:del>
          </w:p>
        </w:tc>
      </w:tr>
      <w:tr w:rsidR="00002F41" w14:paraId="6F321BD1" w14:textId="77777777">
        <w:tc>
          <w:tcPr>
            <w:tcW w:w="1980" w:type="dxa"/>
          </w:tcPr>
          <w:p w14:paraId="1FB3B54B" w14:textId="4C436396" w:rsidR="00002F41" w:rsidRDefault="00002F41" w:rsidP="00002F41">
            <w:pPr>
              <w:tabs>
                <w:tab w:val="left" w:pos="0"/>
              </w:tabs>
              <w:spacing w:before="60" w:after="60" w:line="380" w:lineRule="exact"/>
              <w:ind w:right="622"/>
              <w:jc w:val="both"/>
              <w:rPr>
                <w:rFonts w:ascii="Times New Roman" w:eastAsia="Times New Roman" w:hAnsi="Times New Roman"/>
                <w:bCs/>
                <w:sz w:val="24"/>
                <w:szCs w:val="24"/>
                <w:lang w:val="pt-BR"/>
              </w:rPr>
            </w:pPr>
            <w:ins w:id="8" w:author="Admin" w:date="2026-04-22T16:02:00Z" w16du:dateUtc="2026-04-22T09:02:00Z">
              <w:r>
                <w:rPr>
                  <w:rFonts w:ascii="Times New Roman" w:eastAsia="Times New Roman" w:hAnsi="Times New Roman"/>
                  <w:bCs/>
                  <w:sz w:val="24"/>
                  <w:szCs w:val="24"/>
                  <w:lang w:val="pt-BR"/>
                </w:rPr>
                <w:t>Sinh ngày</w:t>
              </w:r>
            </w:ins>
            <w:del w:id="9" w:author="Admin" w:date="2026-04-22T16:02:00Z" w16du:dateUtc="2026-04-22T09:02:00Z">
              <w:r w:rsidDel="001B2507">
                <w:rPr>
                  <w:rFonts w:ascii="Times New Roman" w:eastAsia="Times New Roman" w:hAnsi="Times New Roman"/>
                  <w:bCs/>
                  <w:sz w:val="24"/>
                  <w:szCs w:val="24"/>
                  <w:lang w:val="pt-BR"/>
                </w:rPr>
                <w:delText>Sinh ngày</w:delText>
              </w:r>
            </w:del>
          </w:p>
        </w:tc>
        <w:tc>
          <w:tcPr>
            <w:tcW w:w="283" w:type="dxa"/>
          </w:tcPr>
          <w:p w14:paraId="4C3EB76A" w14:textId="3546D7F4" w:rsidR="00002F41" w:rsidRDefault="00002F41" w:rsidP="00002F41">
            <w:pPr>
              <w:tabs>
                <w:tab w:val="left" w:pos="0"/>
              </w:tabs>
              <w:spacing w:before="60" w:after="60" w:line="380" w:lineRule="exact"/>
              <w:ind w:right="622"/>
              <w:jc w:val="both"/>
              <w:rPr>
                <w:rFonts w:ascii="Times New Roman" w:eastAsia="Times New Roman" w:hAnsi="Times New Roman"/>
                <w:bCs/>
                <w:sz w:val="24"/>
                <w:szCs w:val="24"/>
                <w:lang w:val="pt-BR"/>
              </w:rPr>
            </w:pPr>
            <w:ins w:id="10" w:author="Admin" w:date="2026-04-22T16:02:00Z" w16du:dateUtc="2026-04-22T09:02:00Z">
              <w:r>
                <w:rPr>
                  <w:rFonts w:ascii="Times New Roman" w:eastAsia="Times New Roman" w:hAnsi="Times New Roman"/>
                  <w:bCs/>
                  <w:sz w:val="24"/>
                  <w:szCs w:val="24"/>
                  <w:lang w:val="pt-BR"/>
                </w:rPr>
                <w:t>:</w:t>
              </w:r>
            </w:ins>
            <w:del w:id="11" w:author="Admin" w:date="2026-04-22T16:02:00Z" w16du:dateUtc="2026-04-22T09:02:00Z">
              <w:r w:rsidDel="001B2507">
                <w:rPr>
                  <w:rFonts w:ascii="Times New Roman" w:eastAsia="Times New Roman" w:hAnsi="Times New Roman"/>
                  <w:bCs/>
                  <w:sz w:val="24"/>
                  <w:szCs w:val="24"/>
                  <w:lang w:val="pt-BR"/>
                </w:rPr>
                <w:delText>:</w:delText>
              </w:r>
            </w:del>
          </w:p>
        </w:tc>
        <w:tc>
          <w:tcPr>
            <w:tcW w:w="7705" w:type="dxa"/>
          </w:tcPr>
          <w:p w14:paraId="1D0F4E0D" w14:textId="5C706E1F" w:rsidR="00002F41" w:rsidRDefault="00002F41" w:rsidP="00002F41">
            <w:pPr>
              <w:tabs>
                <w:tab w:val="left" w:pos="0"/>
              </w:tabs>
              <w:spacing w:before="60" w:after="60" w:line="380" w:lineRule="exact"/>
              <w:jc w:val="both"/>
              <w:rPr>
                <w:rFonts w:ascii="Times New Roman" w:eastAsia="Times New Roman" w:hAnsi="Times New Roman"/>
                <w:bCs/>
                <w:sz w:val="24"/>
                <w:szCs w:val="24"/>
                <w:lang w:val="pt-BR"/>
              </w:rPr>
            </w:pPr>
            <w:ins w:id="12" w:author="Admin" w:date="2026-04-22T16:02:00Z" w16du:dateUtc="2026-04-22T09:02:00Z">
              <w:r>
                <w:rPr>
                  <w:rFonts w:ascii="Times New Roman" w:eastAsia="Times New Roman" w:hAnsi="Times New Roman"/>
                  <w:bCs/>
                  <w:sz w:val="24"/>
                  <w:szCs w:val="24"/>
                  <w:lang w:val="pt-BR"/>
                </w:rPr>
                <w:t>{ngay_sinh}             Giới tính: {gioi_tinh}</w:t>
              </w:r>
            </w:ins>
            <w:del w:id="13" w:author="Admin" w:date="2026-04-22T16:02:00Z" w16du:dateUtc="2026-04-22T09:02:00Z">
              <w:r w:rsidDel="001B2507">
                <w:rPr>
                  <w:rFonts w:ascii="Times New Roman" w:eastAsia="Times New Roman" w:hAnsi="Times New Roman"/>
                  <w:bCs/>
                  <w:sz w:val="24"/>
                  <w:szCs w:val="24"/>
                  <w:lang w:val="pt-BR"/>
                </w:rPr>
                <w:delText>............../............../.................             Giới tính: ...............................................</w:delText>
              </w:r>
            </w:del>
          </w:p>
        </w:tc>
      </w:tr>
      <w:tr w:rsidR="00002F41" w14:paraId="59A19EFF" w14:textId="77777777">
        <w:tc>
          <w:tcPr>
            <w:tcW w:w="1980" w:type="dxa"/>
          </w:tcPr>
          <w:p w14:paraId="70620B9F" w14:textId="3282A3F2" w:rsidR="00002F41" w:rsidRDefault="00002F41" w:rsidP="00002F41">
            <w:pPr>
              <w:tabs>
                <w:tab w:val="left" w:pos="0"/>
              </w:tabs>
              <w:spacing w:before="60" w:after="60" w:line="380" w:lineRule="exact"/>
              <w:ind w:right="622"/>
              <w:jc w:val="both"/>
              <w:rPr>
                <w:rFonts w:ascii="Times New Roman" w:eastAsia="Times New Roman" w:hAnsi="Times New Roman"/>
                <w:bCs/>
                <w:sz w:val="24"/>
                <w:szCs w:val="24"/>
                <w:lang w:val="pt-BR"/>
              </w:rPr>
            </w:pPr>
            <w:ins w:id="14" w:author="Admin" w:date="2026-04-22T16:02:00Z" w16du:dateUtc="2026-04-22T09:02:00Z">
              <w:r>
                <w:rPr>
                  <w:rFonts w:ascii="Times New Roman" w:eastAsia="Times New Roman" w:hAnsi="Times New Roman"/>
                  <w:bCs/>
                  <w:sz w:val="24"/>
                  <w:szCs w:val="24"/>
                  <w:lang w:val="pt-BR"/>
                </w:rPr>
                <w:t>Số CCCD</w:t>
              </w:r>
            </w:ins>
            <w:del w:id="15" w:author="Admin" w:date="2026-04-22T16:02:00Z" w16du:dateUtc="2026-04-22T09:02:00Z">
              <w:r w:rsidDel="001B2507">
                <w:rPr>
                  <w:rFonts w:ascii="Times New Roman" w:eastAsia="Times New Roman" w:hAnsi="Times New Roman"/>
                  <w:bCs/>
                  <w:sz w:val="24"/>
                  <w:szCs w:val="24"/>
                  <w:lang w:val="pt-BR"/>
                </w:rPr>
                <w:delText>Số CCCD</w:delText>
              </w:r>
            </w:del>
          </w:p>
        </w:tc>
        <w:tc>
          <w:tcPr>
            <w:tcW w:w="283" w:type="dxa"/>
          </w:tcPr>
          <w:p w14:paraId="7C64C5C6" w14:textId="79CBB4BC" w:rsidR="00002F41" w:rsidRDefault="00002F41" w:rsidP="00002F41">
            <w:pPr>
              <w:tabs>
                <w:tab w:val="left" w:pos="0"/>
              </w:tabs>
              <w:spacing w:before="60" w:after="60" w:line="380" w:lineRule="exact"/>
              <w:ind w:right="622"/>
              <w:jc w:val="both"/>
              <w:rPr>
                <w:rFonts w:ascii="Times New Roman" w:eastAsia="Times New Roman" w:hAnsi="Times New Roman"/>
                <w:bCs/>
                <w:sz w:val="24"/>
                <w:szCs w:val="24"/>
                <w:lang w:val="pt-BR"/>
              </w:rPr>
            </w:pPr>
            <w:ins w:id="16" w:author="Admin" w:date="2026-04-22T16:02:00Z" w16du:dateUtc="2026-04-22T09:02:00Z">
              <w:r>
                <w:rPr>
                  <w:rFonts w:ascii="Times New Roman" w:eastAsia="Times New Roman" w:hAnsi="Times New Roman"/>
                  <w:bCs/>
                  <w:sz w:val="24"/>
                  <w:szCs w:val="24"/>
                  <w:lang w:val="pt-BR"/>
                </w:rPr>
                <w:t>:</w:t>
              </w:r>
            </w:ins>
            <w:del w:id="17" w:author="Admin" w:date="2026-04-22T16:02:00Z" w16du:dateUtc="2026-04-22T09:02:00Z">
              <w:r w:rsidDel="001B2507">
                <w:rPr>
                  <w:rFonts w:ascii="Times New Roman" w:eastAsia="Times New Roman" w:hAnsi="Times New Roman"/>
                  <w:bCs/>
                  <w:sz w:val="24"/>
                  <w:szCs w:val="24"/>
                  <w:lang w:val="pt-BR"/>
                </w:rPr>
                <w:delText>:</w:delText>
              </w:r>
            </w:del>
          </w:p>
        </w:tc>
        <w:tc>
          <w:tcPr>
            <w:tcW w:w="7705" w:type="dxa"/>
          </w:tcPr>
          <w:p w14:paraId="4104363D" w14:textId="683D3B8D" w:rsidR="00002F41" w:rsidRDefault="00002F41" w:rsidP="00002F41">
            <w:pPr>
              <w:tabs>
                <w:tab w:val="left" w:pos="0"/>
              </w:tabs>
              <w:spacing w:before="60" w:after="60" w:line="380" w:lineRule="exact"/>
              <w:jc w:val="both"/>
              <w:rPr>
                <w:rFonts w:ascii="Times New Roman" w:eastAsia="Times New Roman" w:hAnsi="Times New Roman"/>
                <w:bCs/>
                <w:sz w:val="24"/>
                <w:szCs w:val="24"/>
                <w:lang w:val="pt-BR"/>
              </w:rPr>
            </w:pPr>
            <w:ins w:id="18" w:author="Admin" w:date="2026-04-22T16:02:00Z" w16du:dateUtc="2026-04-22T09:02:00Z">
              <w:r>
                <w:rPr>
                  <w:rFonts w:ascii="Times New Roman" w:eastAsia="Times New Roman" w:hAnsi="Times New Roman"/>
                  <w:bCs/>
                  <w:sz w:val="24"/>
                  <w:szCs w:val="24"/>
                  <w:lang w:val="pt-BR"/>
                </w:rPr>
                <w:t xml:space="preserve">{so_cccd} Ngày cấp: {ngay_cap}  Nơi cấp: {noi_cap}              </w:t>
              </w:r>
            </w:ins>
            <w:del w:id="19" w:author="Admin" w:date="2026-04-22T16:02:00Z" w16du:dateUtc="2026-04-22T09:02:00Z">
              <w:r w:rsidDel="001B2507">
                <w:rPr>
                  <w:rFonts w:ascii="Times New Roman" w:eastAsia="Times New Roman" w:hAnsi="Times New Roman"/>
                  <w:bCs/>
                  <w:sz w:val="24"/>
                  <w:szCs w:val="24"/>
                  <w:lang w:val="pt-BR"/>
                </w:rPr>
                <w:delText xml:space="preserve">............................. Ngày cấp: ....../...../20.....  Nơi cấp: .....................................               </w:delText>
              </w:r>
            </w:del>
          </w:p>
        </w:tc>
      </w:tr>
      <w:tr w:rsidR="00002F41" w14:paraId="5C2A5175" w14:textId="77777777">
        <w:tc>
          <w:tcPr>
            <w:tcW w:w="1980" w:type="dxa"/>
          </w:tcPr>
          <w:p w14:paraId="285D7880" w14:textId="18F19870" w:rsidR="00002F41" w:rsidRDefault="00002F41" w:rsidP="00002F41">
            <w:pPr>
              <w:tabs>
                <w:tab w:val="left" w:pos="0"/>
              </w:tabs>
              <w:spacing w:before="60" w:after="60" w:line="380" w:lineRule="exact"/>
              <w:ind w:right="622"/>
              <w:jc w:val="both"/>
              <w:rPr>
                <w:rFonts w:ascii="Times New Roman" w:eastAsia="Times New Roman" w:hAnsi="Times New Roman"/>
                <w:bCs/>
                <w:sz w:val="24"/>
                <w:szCs w:val="24"/>
                <w:lang w:val="pt-BR"/>
              </w:rPr>
            </w:pPr>
            <w:ins w:id="20" w:author="Admin" w:date="2026-04-22T16:02:00Z" w16du:dateUtc="2026-04-22T09:02:00Z">
              <w:r>
                <w:rPr>
                  <w:rFonts w:ascii="Times New Roman" w:eastAsia="Times New Roman" w:hAnsi="Times New Roman"/>
                  <w:bCs/>
                  <w:sz w:val="24"/>
                  <w:szCs w:val="24"/>
                  <w:lang w:val="pt-BR"/>
                </w:rPr>
                <w:t>HKTT</w:t>
              </w:r>
            </w:ins>
            <w:del w:id="21" w:author="Admin" w:date="2026-04-22T16:02:00Z" w16du:dateUtc="2026-04-22T09:02:00Z">
              <w:r w:rsidDel="001B2507">
                <w:rPr>
                  <w:rFonts w:ascii="Times New Roman" w:eastAsia="Times New Roman" w:hAnsi="Times New Roman"/>
                  <w:bCs/>
                  <w:sz w:val="24"/>
                  <w:szCs w:val="24"/>
                  <w:lang w:val="pt-BR"/>
                </w:rPr>
                <w:delText>HKTT</w:delText>
              </w:r>
            </w:del>
          </w:p>
        </w:tc>
        <w:tc>
          <w:tcPr>
            <w:tcW w:w="283" w:type="dxa"/>
          </w:tcPr>
          <w:p w14:paraId="24E49481" w14:textId="2FD763E8" w:rsidR="00002F41" w:rsidRDefault="00002F41" w:rsidP="00002F41">
            <w:pPr>
              <w:tabs>
                <w:tab w:val="left" w:pos="0"/>
              </w:tabs>
              <w:spacing w:before="60" w:after="60" w:line="380" w:lineRule="exact"/>
              <w:ind w:right="622"/>
              <w:jc w:val="both"/>
              <w:rPr>
                <w:rFonts w:ascii="Times New Roman" w:eastAsia="Times New Roman" w:hAnsi="Times New Roman"/>
                <w:bCs/>
                <w:sz w:val="24"/>
                <w:szCs w:val="24"/>
                <w:lang w:val="pt-BR"/>
              </w:rPr>
            </w:pPr>
            <w:ins w:id="22" w:author="Admin" w:date="2026-04-22T16:02:00Z" w16du:dateUtc="2026-04-22T09:02:00Z">
              <w:r>
                <w:rPr>
                  <w:rFonts w:ascii="Times New Roman" w:eastAsia="Times New Roman" w:hAnsi="Times New Roman"/>
                  <w:bCs/>
                  <w:sz w:val="24"/>
                  <w:szCs w:val="24"/>
                  <w:lang w:val="pt-BR"/>
                </w:rPr>
                <w:t>:</w:t>
              </w:r>
            </w:ins>
            <w:del w:id="23" w:author="Admin" w:date="2026-04-22T16:02:00Z" w16du:dateUtc="2026-04-22T09:02:00Z">
              <w:r w:rsidDel="001B2507">
                <w:rPr>
                  <w:rFonts w:ascii="Times New Roman" w:eastAsia="Times New Roman" w:hAnsi="Times New Roman"/>
                  <w:bCs/>
                  <w:sz w:val="24"/>
                  <w:szCs w:val="24"/>
                  <w:lang w:val="pt-BR"/>
                </w:rPr>
                <w:delText>:</w:delText>
              </w:r>
            </w:del>
          </w:p>
        </w:tc>
        <w:tc>
          <w:tcPr>
            <w:tcW w:w="7705" w:type="dxa"/>
          </w:tcPr>
          <w:p w14:paraId="7021CFB5" w14:textId="7AE95BC1" w:rsidR="00002F41" w:rsidRDefault="00002F41" w:rsidP="00002F41">
            <w:pPr>
              <w:tabs>
                <w:tab w:val="left" w:pos="0"/>
              </w:tabs>
              <w:spacing w:before="60" w:after="60" w:line="380" w:lineRule="exact"/>
              <w:ind w:right="78"/>
              <w:jc w:val="both"/>
              <w:rPr>
                <w:rFonts w:ascii="Times New Roman" w:eastAsia="Times New Roman" w:hAnsi="Times New Roman"/>
                <w:bCs/>
                <w:sz w:val="24"/>
                <w:szCs w:val="24"/>
                <w:lang w:val="pt-BR"/>
              </w:rPr>
            </w:pPr>
            <w:ins w:id="24" w:author="Admin" w:date="2026-04-22T16:02:00Z" w16du:dateUtc="2026-04-22T09:02:00Z">
              <w:r>
                <w:rPr>
                  <w:rFonts w:ascii="Times New Roman" w:eastAsia="Times New Roman" w:hAnsi="Times New Roman"/>
                  <w:bCs/>
                  <w:sz w:val="24"/>
                  <w:szCs w:val="24"/>
                  <w:lang w:val="pt-BR"/>
                </w:rPr>
                <w:t>{HKTT}</w:t>
              </w:r>
            </w:ins>
            <w:del w:id="25" w:author="Admin" w:date="2026-04-22T16:02:00Z" w16du:dateUtc="2026-04-22T09:02:00Z">
              <w:r w:rsidDel="001B2507">
                <w:rPr>
                  <w:rFonts w:ascii="Times New Roman" w:eastAsia="Times New Roman" w:hAnsi="Times New Roman"/>
                  <w:bCs/>
                  <w:sz w:val="24"/>
                  <w:szCs w:val="24"/>
                  <w:lang w:val="pt-BR"/>
                </w:rPr>
                <w:delText>...........................................................................................................................</w:delText>
              </w:r>
            </w:del>
          </w:p>
        </w:tc>
      </w:tr>
      <w:tr w:rsidR="00002F41" w14:paraId="361E188B" w14:textId="77777777">
        <w:tc>
          <w:tcPr>
            <w:tcW w:w="1980" w:type="dxa"/>
          </w:tcPr>
          <w:p w14:paraId="5E83D556" w14:textId="5F4D74FC" w:rsidR="00002F41" w:rsidRDefault="00002F41" w:rsidP="00002F41">
            <w:pPr>
              <w:tabs>
                <w:tab w:val="left" w:pos="0"/>
              </w:tabs>
              <w:spacing w:before="60" w:after="60" w:line="380" w:lineRule="exact"/>
              <w:ind w:right="622"/>
              <w:jc w:val="both"/>
              <w:rPr>
                <w:rFonts w:ascii="Times New Roman" w:eastAsia="Times New Roman" w:hAnsi="Times New Roman"/>
                <w:bCs/>
                <w:sz w:val="24"/>
                <w:szCs w:val="24"/>
                <w:lang w:val="pt-BR"/>
              </w:rPr>
            </w:pPr>
            <w:ins w:id="26" w:author="Admin" w:date="2026-04-22T16:02:00Z" w16du:dateUtc="2026-04-22T09:02:00Z">
              <w:r>
                <w:rPr>
                  <w:rFonts w:ascii="Times New Roman" w:eastAsia="Times New Roman" w:hAnsi="Times New Roman"/>
                  <w:bCs/>
                  <w:sz w:val="24"/>
                  <w:szCs w:val="24"/>
                  <w:lang w:val="pt-BR"/>
                </w:rPr>
                <w:t>Mã số thuế</w:t>
              </w:r>
            </w:ins>
            <w:del w:id="27" w:author="Admin" w:date="2026-04-22T16:02:00Z" w16du:dateUtc="2026-04-22T09:02:00Z">
              <w:r w:rsidDel="001B2507">
                <w:rPr>
                  <w:rFonts w:ascii="Times New Roman" w:eastAsia="Times New Roman" w:hAnsi="Times New Roman"/>
                  <w:bCs/>
                  <w:sz w:val="24"/>
                  <w:szCs w:val="24"/>
                  <w:lang w:val="pt-BR"/>
                </w:rPr>
                <w:delText>Mã số thuế</w:delText>
              </w:r>
            </w:del>
          </w:p>
        </w:tc>
        <w:tc>
          <w:tcPr>
            <w:tcW w:w="283" w:type="dxa"/>
          </w:tcPr>
          <w:p w14:paraId="029C2A4C" w14:textId="0F071BB7" w:rsidR="00002F41" w:rsidRDefault="00002F41" w:rsidP="00002F41">
            <w:pPr>
              <w:tabs>
                <w:tab w:val="left" w:pos="0"/>
              </w:tabs>
              <w:spacing w:before="60" w:after="60" w:line="380" w:lineRule="exact"/>
              <w:ind w:right="622"/>
              <w:jc w:val="both"/>
              <w:rPr>
                <w:rFonts w:ascii="Times New Roman" w:eastAsia="Times New Roman" w:hAnsi="Times New Roman"/>
                <w:bCs/>
                <w:sz w:val="24"/>
                <w:szCs w:val="24"/>
                <w:lang w:val="pt-BR"/>
              </w:rPr>
            </w:pPr>
            <w:ins w:id="28" w:author="Admin" w:date="2026-04-22T16:02:00Z" w16du:dateUtc="2026-04-22T09:02:00Z">
              <w:r>
                <w:rPr>
                  <w:rFonts w:ascii="Times New Roman" w:eastAsia="Times New Roman" w:hAnsi="Times New Roman"/>
                  <w:bCs/>
                  <w:sz w:val="24"/>
                  <w:szCs w:val="24"/>
                  <w:lang w:val="pt-BR"/>
                </w:rPr>
                <w:t>:</w:t>
              </w:r>
            </w:ins>
            <w:del w:id="29" w:author="Admin" w:date="2026-04-22T16:02:00Z" w16du:dateUtc="2026-04-22T09:02:00Z">
              <w:r w:rsidDel="001B2507">
                <w:rPr>
                  <w:rFonts w:ascii="Times New Roman" w:eastAsia="Times New Roman" w:hAnsi="Times New Roman"/>
                  <w:bCs/>
                  <w:sz w:val="24"/>
                  <w:szCs w:val="24"/>
                  <w:lang w:val="pt-BR"/>
                </w:rPr>
                <w:delText>:</w:delText>
              </w:r>
            </w:del>
          </w:p>
        </w:tc>
        <w:tc>
          <w:tcPr>
            <w:tcW w:w="7705" w:type="dxa"/>
          </w:tcPr>
          <w:p w14:paraId="3C0F6839" w14:textId="2131F887" w:rsidR="00002F41" w:rsidRDefault="00002F41" w:rsidP="00002F41">
            <w:pPr>
              <w:tabs>
                <w:tab w:val="left" w:pos="0"/>
              </w:tabs>
              <w:spacing w:before="60" w:after="60" w:line="380" w:lineRule="exact"/>
              <w:ind w:right="78"/>
              <w:jc w:val="both"/>
              <w:rPr>
                <w:rFonts w:ascii="Times New Roman" w:eastAsia="Times New Roman" w:hAnsi="Times New Roman"/>
                <w:bCs/>
                <w:sz w:val="24"/>
                <w:szCs w:val="24"/>
                <w:lang w:val="pt-BR"/>
              </w:rPr>
            </w:pPr>
            <w:ins w:id="30" w:author="Admin" w:date="2026-04-22T16:02:00Z" w16du:dateUtc="2026-04-22T09:02:00Z">
              <w:r>
                <w:rPr>
                  <w:rFonts w:ascii="Times New Roman" w:eastAsia="Times New Roman" w:hAnsi="Times New Roman"/>
                  <w:bCs/>
                  <w:sz w:val="24"/>
                  <w:szCs w:val="24"/>
                  <w:lang w:val="pt-BR"/>
                </w:rPr>
                <w:t>{ma_so_thue}</w:t>
              </w:r>
            </w:ins>
            <w:del w:id="31" w:author="Admin" w:date="2026-04-22T16:02:00Z" w16du:dateUtc="2026-04-22T09:02:00Z">
              <w:r w:rsidDel="001B2507">
                <w:rPr>
                  <w:rFonts w:ascii="Times New Roman" w:eastAsia="Times New Roman" w:hAnsi="Times New Roman"/>
                  <w:bCs/>
                  <w:sz w:val="24"/>
                  <w:szCs w:val="24"/>
                  <w:lang w:val="pt-BR"/>
                </w:rPr>
                <w:delText>...........................................................................................................................</w:delText>
              </w:r>
            </w:del>
          </w:p>
        </w:tc>
      </w:tr>
    </w:tbl>
    <w:p w14:paraId="3BA06211" w14:textId="77777777" w:rsidR="00724BA0" w:rsidRDefault="00000000">
      <w:pPr>
        <w:tabs>
          <w:tab w:val="left" w:leader="dot" w:pos="9360"/>
        </w:tabs>
        <w:spacing w:before="60" w:after="60" w:line="380" w:lineRule="exact"/>
        <w:ind w:right="622" w:firstLine="567"/>
        <w:jc w:val="both"/>
        <w:rPr>
          <w:rFonts w:ascii="Times New Roman" w:eastAsia="Times New Roman" w:hAnsi="Times New Roman"/>
          <w:sz w:val="24"/>
          <w:szCs w:val="24"/>
          <w:lang w:val="pt-BR"/>
        </w:rPr>
      </w:pPr>
      <w:r>
        <w:rPr>
          <w:rFonts w:ascii="Times New Roman" w:eastAsia="Times New Roman" w:hAnsi="Times New Roman"/>
          <w:sz w:val="24"/>
          <w:szCs w:val="24"/>
          <w:lang w:val="pt-BR"/>
        </w:rPr>
        <w:t xml:space="preserve">Sau đây gọi là “ </w:t>
      </w:r>
      <w:r>
        <w:rPr>
          <w:rFonts w:ascii="Times New Roman" w:eastAsia="Times New Roman" w:hAnsi="Times New Roman"/>
          <w:b/>
          <w:sz w:val="24"/>
          <w:szCs w:val="24"/>
          <w:lang w:val="pt-BR"/>
        </w:rPr>
        <w:t>Người lao động</w:t>
      </w:r>
      <w:r>
        <w:rPr>
          <w:rFonts w:ascii="Times New Roman" w:eastAsia="Times New Roman" w:hAnsi="Times New Roman"/>
          <w:sz w:val="24"/>
          <w:szCs w:val="24"/>
          <w:lang w:val="pt-BR"/>
        </w:rPr>
        <w:t>”</w:t>
      </w:r>
    </w:p>
    <w:p w14:paraId="12DEEA4A" w14:textId="77777777" w:rsidR="00724BA0" w:rsidRDefault="00000000">
      <w:pPr>
        <w:tabs>
          <w:tab w:val="left" w:pos="560"/>
        </w:tabs>
        <w:spacing w:before="60" w:after="60" w:line="380" w:lineRule="exact"/>
        <w:ind w:left="567" w:right="622"/>
        <w:rPr>
          <w:rFonts w:ascii="Times New Roman" w:hAnsi="Times New Roman"/>
          <w:i/>
          <w:iCs/>
          <w:sz w:val="24"/>
          <w:szCs w:val="24"/>
          <w:lang w:val="pt-BR"/>
        </w:rPr>
      </w:pPr>
      <w:r>
        <w:rPr>
          <w:rFonts w:ascii="Times New Roman" w:hAnsi="Times New Roman"/>
          <w:sz w:val="24"/>
          <w:szCs w:val="24"/>
          <w:lang w:val="pt-BR"/>
        </w:rPr>
        <w:t>Thoả thuận ký kết hợp đồng thử việc</w:t>
      </w:r>
      <w:r>
        <w:rPr>
          <w:rFonts w:ascii="Times New Roman" w:hAnsi="Times New Roman"/>
          <w:b/>
          <w:bCs/>
          <w:sz w:val="24"/>
          <w:szCs w:val="24"/>
          <w:lang w:val="pt-BR"/>
        </w:rPr>
        <w:t xml:space="preserve"> </w:t>
      </w:r>
      <w:r>
        <w:rPr>
          <w:rFonts w:ascii="Times New Roman" w:hAnsi="Times New Roman"/>
          <w:bCs/>
          <w:spacing w:val="-4"/>
          <w:sz w:val="24"/>
          <w:szCs w:val="24"/>
          <w:lang w:val="nl-NL"/>
        </w:rPr>
        <w:t>(sau đây gọi tắt là “</w:t>
      </w:r>
      <w:r>
        <w:rPr>
          <w:rFonts w:ascii="Times New Roman" w:hAnsi="Times New Roman"/>
          <w:b/>
          <w:bCs/>
          <w:spacing w:val="-4"/>
          <w:sz w:val="24"/>
          <w:szCs w:val="24"/>
          <w:lang w:val="nl-NL"/>
        </w:rPr>
        <w:t>Hợp đồng</w:t>
      </w:r>
      <w:r>
        <w:rPr>
          <w:rFonts w:ascii="Times New Roman" w:hAnsi="Times New Roman"/>
          <w:bCs/>
          <w:spacing w:val="-4"/>
          <w:sz w:val="24"/>
          <w:szCs w:val="24"/>
          <w:lang w:val="nl-NL"/>
        </w:rPr>
        <w:t xml:space="preserve">”) </w:t>
      </w:r>
      <w:r>
        <w:rPr>
          <w:rFonts w:ascii="Times New Roman" w:hAnsi="Times New Roman"/>
          <w:sz w:val="24"/>
          <w:szCs w:val="24"/>
          <w:lang w:val="pt-BR"/>
        </w:rPr>
        <w:t>và cam kết làm đúng các điều khoản sau đây</w:t>
      </w:r>
      <w:r>
        <w:rPr>
          <w:rFonts w:ascii="Times New Roman" w:hAnsi="Times New Roman"/>
          <w:i/>
          <w:iCs/>
          <w:sz w:val="24"/>
          <w:szCs w:val="24"/>
          <w:lang w:val="pt-BR"/>
        </w:rPr>
        <w:t>:</w:t>
      </w:r>
    </w:p>
    <w:p w14:paraId="0CCED0A2" w14:textId="77777777" w:rsidR="00724BA0" w:rsidRDefault="00724BA0">
      <w:pPr>
        <w:tabs>
          <w:tab w:val="left" w:pos="560"/>
        </w:tabs>
        <w:spacing w:before="60" w:after="60" w:line="380" w:lineRule="exact"/>
        <w:ind w:left="567" w:right="622"/>
        <w:rPr>
          <w:rFonts w:ascii="Times New Roman" w:hAnsi="Times New Roman"/>
          <w:i/>
          <w:iCs/>
          <w:sz w:val="2"/>
          <w:szCs w:val="2"/>
          <w:lang w:val="pt-BR"/>
        </w:rPr>
      </w:pPr>
    </w:p>
    <w:p w14:paraId="75268FB8" w14:textId="77777777" w:rsidR="00724BA0" w:rsidRDefault="00000000">
      <w:pPr>
        <w:tabs>
          <w:tab w:val="left" w:pos="426"/>
          <w:tab w:val="left" w:pos="9639"/>
        </w:tabs>
        <w:spacing w:before="60" w:after="60" w:line="312" w:lineRule="auto"/>
        <w:ind w:left="567" w:right="622"/>
        <w:jc w:val="both"/>
        <w:rPr>
          <w:rFonts w:ascii="Times New Roman" w:hAnsi="Times New Roman"/>
          <w:b/>
          <w:bCs/>
          <w:sz w:val="24"/>
          <w:szCs w:val="24"/>
          <w:lang w:val="pt-BR"/>
        </w:rPr>
      </w:pPr>
      <w:r>
        <w:rPr>
          <w:rFonts w:ascii="Times New Roman" w:hAnsi="Times New Roman"/>
          <w:b/>
          <w:bCs/>
          <w:sz w:val="24"/>
          <w:szCs w:val="24"/>
          <w:u w:val="single"/>
          <w:lang w:val="pt-BR"/>
        </w:rPr>
        <w:t>Điều 1</w:t>
      </w:r>
      <w:r>
        <w:rPr>
          <w:rFonts w:ascii="Times New Roman" w:hAnsi="Times New Roman"/>
          <w:b/>
          <w:bCs/>
          <w:sz w:val="24"/>
          <w:szCs w:val="24"/>
          <w:lang w:val="pt-BR"/>
        </w:rPr>
        <w:t xml:space="preserve">: Thời hạn thử việc </w:t>
      </w:r>
    </w:p>
    <w:p w14:paraId="636480E0" w14:textId="77777777" w:rsidR="00724BA0"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Pr>
          <w:rFonts w:ascii="Times New Roman" w:hAnsi="Times New Roman"/>
          <w:sz w:val="24"/>
          <w:szCs w:val="24"/>
          <w:lang w:val="pt-BR"/>
        </w:rPr>
        <w:t>Loại hợp đồng: Hợp đồng thử việc</w:t>
      </w:r>
    </w:p>
    <w:p w14:paraId="21B0F51B" w14:textId="55533A44" w:rsidR="00724BA0"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Pr>
          <w:rFonts w:ascii="Times New Roman" w:hAnsi="Times New Roman"/>
          <w:sz w:val="24"/>
          <w:szCs w:val="24"/>
          <w:lang w:val="pt-BR"/>
        </w:rPr>
        <w:t xml:space="preserve">Thời hạn Hợp đồng: </w:t>
      </w:r>
      <w:ins w:id="32" w:author="Admin" w:date="2026-04-22T16:02:00Z" w16du:dateUtc="2026-04-22T09:02:00Z">
        <w:r w:rsidR="00002F41">
          <w:rPr>
            <w:rFonts w:ascii="Times New Roman" w:hAnsi="Times New Roman"/>
            <w:sz w:val="24"/>
            <w:szCs w:val="24"/>
            <w:lang w:val="pt-BR"/>
          </w:rPr>
          <w:t>Từ ngày {ngay_bat_dau} đến ngày {ngay_ket_thuc}</w:t>
        </w:r>
      </w:ins>
      <w:del w:id="33" w:author="Admin" w:date="2026-04-22T16:02:00Z" w16du:dateUtc="2026-04-22T09:02:00Z">
        <w:r w:rsidDel="00002F41">
          <w:rPr>
            <w:rFonts w:ascii="Times New Roman" w:hAnsi="Times New Roman"/>
            <w:sz w:val="24"/>
            <w:szCs w:val="24"/>
            <w:lang w:val="pt-BR"/>
          </w:rPr>
          <w:delText>...........ngày từ ngày ........./........./202...... đến ngày ........./........./202......</w:delText>
        </w:r>
      </w:del>
    </w:p>
    <w:p w14:paraId="1CB7DD95" w14:textId="77777777" w:rsidR="00724BA0"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Pr>
          <w:rFonts w:ascii="Times New Roman" w:hAnsi="Times New Roman"/>
          <w:sz w:val="24"/>
          <w:szCs w:val="24"/>
          <w:lang w:val="pt-BR"/>
        </w:rPr>
        <w:t>Hợp đồng này chấm dứt trong các trường hợp sau:</w:t>
      </w:r>
    </w:p>
    <w:p w14:paraId="54BC6FA0"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lang w:val="pt-BR"/>
        </w:rPr>
      </w:pPr>
      <w:r>
        <w:rPr>
          <w:rFonts w:ascii="Times New Roman" w:eastAsia="Times New Roman" w:hAnsi="Times New Roman"/>
          <w:sz w:val="24"/>
          <w:szCs w:val="24"/>
          <w:lang w:val="pt-BR"/>
        </w:rPr>
        <w:t>Hết thời hạn hợp đồng theo quy định tại khoản 1.2 Điều 1 Hợp đồng; hoặc</w:t>
      </w:r>
    </w:p>
    <w:p w14:paraId="5C132670"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Theo </w:t>
      </w:r>
      <w:proofErr w:type="spellStart"/>
      <w:r>
        <w:rPr>
          <w:rFonts w:ascii="Times New Roman" w:eastAsia="Times New Roman" w:hAnsi="Times New Roman"/>
          <w:sz w:val="24"/>
          <w:szCs w:val="24"/>
        </w:rPr>
        <w:t>thỏa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thuận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các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bên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hoặc</w:t>
      </w:r>
      <w:proofErr w:type="spellEnd"/>
    </w:p>
    <w:p w14:paraId="65B6844E"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t>Một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trong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hai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bên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có</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quyền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đơn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phương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chấm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dứt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đồng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thử</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trước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hạn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theo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pháp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luật</w:t>
      </w:r>
      <w:proofErr w:type="spellEnd"/>
      <w:r>
        <w:rPr>
          <w:rFonts w:ascii="Times New Roman" w:eastAsia="Times New Roman" w:hAnsi="Times New Roman"/>
          <w:sz w:val="24"/>
          <w:szCs w:val="24"/>
        </w:rPr>
        <w:t>;</w:t>
      </w:r>
    </w:p>
    <w:p w14:paraId="25FE9A93"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Trường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khác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theo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pháp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luật</w:t>
      </w:r>
      <w:proofErr w:type="spellEnd"/>
      <w:r>
        <w:rPr>
          <w:rFonts w:ascii="Times New Roman" w:eastAsia="Times New Roman" w:hAnsi="Times New Roman"/>
          <w:sz w:val="24"/>
          <w:szCs w:val="24"/>
        </w:rPr>
        <w:t>.</w:t>
      </w:r>
    </w:p>
    <w:p w14:paraId="337CC502" w14:textId="77777777" w:rsidR="00724BA0"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Pr>
          <w:rFonts w:ascii="Times New Roman" w:hAnsi="Times New Roman"/>
          <w:sz w:val="24"/>
          <w:szCs w:val="24"/>
          <w:lang w:val="pt-BR"/>
        </w:rPr>
        <w:lastRenderedPageBreak/>
        <w:t xml:space="preserve">Trường hợp Hợp đồng thử việc chấm dứt, mà Bên B đạt yêu cầu thì Bên A và Bên B sẽ tiến hành đàm phán để ký kết hợp đồng lao động; nội dung hợp đồng lao động, thời hạn hợp đồng lao động do hai bên thỏa thuận tại thời điểm giao kết hợp đồng lao động. </w:t>
      </w:r>
    </w:p>
    <w:p w14:paraId="549E9BC4" w14:textId="77777777" w:rsidR="00724BA0"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Pr>
          <w:rFonts w:ascii="Times New Roman" w:hAnsi="Times New Roman"/>
          <w:sz w:val="24"/>
          <w:szCs w:val="24"/>
          <w:lang w:val="pt-BR"/>
        </w:rPr>
        <w:t>Trường hợp chấm dứt thử việc mà Bên B không đạt yêu cầu, không ký kết hợp đồng lao động, thì Bên B phải bàn giao lại ngay cho Bên A toàn bộ hồ sơ, tài liệu, thông tin và tài sản/dữ liệu điện tử của Bên A, do Bên A bàn giao cho Bên B thực hiện công việc, kết quả thực hiện công việc của Bên B hoặc có liên quan.</w:t>
      </w:r>
    </w:p>
    <w:p w14:paraId="63CA9753" w14:textId="77777777" w:rsidR="00724BA0" w:rsidRDefault="00724BA0">
      <w:pPr>
        <w:tabs>
          <w:tab w:val="left" w:pos="993"/>
          <w:tab w:val="left" w:pos="9639"/>
        </w:tabs>
        <w:spacing w:before="60" w:after="60" w:line="312" w:lineRule="auto"/>
        <w:ind w:left="567" w:right="622"/>
        <w:jc w:val="both"/>
        <w:rPr>
          <w:rFonts w:ascii="Times New Roman" w:hAnsi="Times New Roman"/>
          <w:sz w:val="8"/>
          <w:szCs w:val="8"/>
          <w:lang w:val="pt-BR"/>
        </w:rPr>
      </w:pPr>
    </w:p>
    <w:p w14:paraId="6E1C4548" w14:textId="77777777" w:rsidR="00724BA0" w:rsidRDefault="00724BA0">
      <w:pPr>
        <w:tabs>
          <w:tab w:val="left" w:pos="993"/>
          <w:tab w:val="left" w:pos="9639"/>
        </w:tabs>
        <w:spacing w:before="60" w:after="60" w:line="312" w:lineRule="auto"/>
        <w:ind w:left="567" w:right="622"/>
        <w:jc w:val="both"/>
        <w:rPr>
          <w:rFonts w:ascii="Times New Roman" w:hAnsi="Times New Roman"/>
          <w:sz w:val="2"/>
          <w:szCs w:val="2"/>
          <w:lang w:val="pt-BR"/>
        </w:rPr>
      </w:pPr>
    </w:p>
    <w:p w14:paraId="4D9ADE35" w14:textId="77777777" w:rsidR="00724BA0" w:rsidRDefault="00000000">
      <w:pPr>
        <w:tabs>
          <w:tab w:val="left" w:pos="426"/>
          <w:tab w:val="left" w:pos="9639"/>
        </w:tabs>
        <w:spacing w:before="60" w:after="60" w:line="312" w:lineRule="auto"/>
        <w:ind w:left="567" w:right="622"/>
        <w:jc w:val="both"/>
        <w:rPr>
          <w:rFonts w:ascii="Times New Roman" w:hAnsi="Times New Roman"/>
          <w:b/>
          <w:bCs/>
          <w:sz w:val="24"/>
          <w:szCs w:val="24"/>
          <w:lang w:val="pt-BR"/>
        </w:rPr>
      </w:pPr>
      <w:r>
        <w:rPr>
          <w:rFonts w:ascii="Times New Roman" w:hAnsi="Times New Roman"/>
          <w:b/>
          <w:bCs/>
          <w:sz w:val="24"/>
          <w:szCs w:val="24"/>
          <w:u w:val="single"/>
          <w:lang w:val="pt-BR"/>
        </w:rPr>
        <w:t>Điều 2:</w:t>
      </w:r>
      <w:r>
        <w:rPr>
          <w:rFonts w:ascii="Times New Roman" w:hAnsi="Times New Roman"/>
          <w:b/>
          <w:bCs/>
          <w:sz w:val="24"/>
          <w:szCs w:val="24"/>
          <w:lang w:val="pt-BR"/>
        </w:rPr>
        <w:t xml:space="preserve"> Công việc và địa điểm làm việc</w:t>
      </w:r>
    </w:p>
    <w:p w14:paraId="494B6541" w14:textId="77777777" w:rsidR="00724BA0" w:rsidRDefault="00724BA0">
      <w:pPr>
        <w:pStyle w:val="ListParagraph"/>
        <w:numPr>
          <w:ilvl w:val="0"/>
          <w:numId w:val="2"/>
        </w:numPr>
        <w:tabs>
          <w:tab w:val="left" w:pos="993"/>
          <w:tab w:val="left" w:pos="9639"/>
        </w:tabs>
        <w:spacing w:before="60" w:after="60" w:line="312" w:lineRule="auto"/>
        <w:ind w:right="622"/>
        <w:contextualSpacing w:val="0"/>
        <w:jc w:val="both"/>
        <w:rPr>
          <w:rFonts w:ascii="Times New Roman" w:eastAsia="Calibri" w:hAnsi="Times New Roman" w:cs="Times New Roman"/>
          <w:vanish/>
          <w:color w:val="auto"/>
          <w:sz w:val="24"/>
          <w:szCs w:val="24"/>
          <w:lang w:val="pt-BR" w:bidi="ar-SA"/>
        </w:rPr>
      </w:pPr>
    </w:p>
    <w:p w14:paraId="6C784BD2" w14:textId="0BCEB0CC" w:rsidR="00724BA0"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 xml:space="preserve">Chức danh: </w:t>
      </w:r>
      <w:ins w:id="34" w:author="Admin" w:date="2026-04-22T16:02:00Z" w16du:dateUtc="2026-04-22T09:02:00Z">
        <w:r w:rsidR="00002F41">
          <w:rPr>
            <w:rFonts w:ascii="Times New Roman" w:hAnsi="Times New Roman"/>
            <w:sz w:val="24"/>
            <w:szCs w:val="24"/>
            <w:lang w:val="pt-BR"/>
          </w:rPr>
          <w:t>{</w:t>
        </w:r>
        <w:r w:rsidR="00002F41" w:rsidRPr="00982291">
          <w:rPr>
            <w:rFonts w:ascii="Times New Roman" w:hAnsi="Times New Roman"/>
            <w:sz w:val="24"/>
            <w:szCs w:val="24"/>
            <w:lang w:val="pt-BR"/>
          </w:rPr>
          <w:t>employee_type</w:t>
        </w:r>
        <w:r w:rsidR="00002F41">
          <w:rPr>
            <w:rFonts w:ascii="Times New Roman" w:hAnsi="Times New Roman"/>
            <w:sz w:val="24"/>
            <w:szCs w:val="24"/>
            <w:lang w:val="pt-BR"/>
          </w:rPr>
          <w:t>}</w:t>
        </w:r>
      </w:ins>
      <w:del w:id="35" w:author="Admin" w:date="2026-04-22T16:02:00Z" w16du:dateUtc="2026-04-22T09:02:00Z">
        <w:r w:rsidDel="00002F41">
          <w:rPr>
            <w:rFonts w:ascii="Times New Roman" w:hAnsi="Times New Roman"/>
            <w:sz w:val="24"/>
            <w:szCs w:val="24"/>
            <w:lang w:val="pt-BR"/>
          </w:rPr>
          <w:delText>................................................................................................................................</w:delText>
        </w:r>
      </w:del>
    </w:p>
    <w:p w14:paraId="5E01B5FE" w14:textId="19190A4F" w:rsidR="00724BA0"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 xml:space="preserve">Phòng ban/đơn vị: </w:t>
      </w:r>
      <w:ins w:id="36" w:author="Admin" w:date="2026-04-22T16:02:00Z" w16du:dateUtc="2026-04-22T09:02:00Z">
        <w:r w:rsidR="00002F41">
          <w:rPr>
            <w:rFonts w:ascii="Times New Roman" w:hAnsi="Times New Roman"/>
            <w:sz w:val="24"/>
            <w:szCs w:val="24"/>
            <w:lang w:val="pt-BR"/>
          </w:rPr>
          <w:t>{</w:t>
        </w:r>
        <w:r w:rsidR="00002F41" w:rsidRPr="00982291">
          <w:rPr>
            <w:rFonts w:ascii="Times New Roman" w:hAnsi="Times New Roman"/>
            <w:sz w:val="24"/>
            <w:szCs w:val="24"/>
            <w:lang w:val="pt-BR"/>
          </w:rPr>
          <w:t>phong_KD</w:t>
        </w:r>
        <w:r w:rsidR="00002F41">
          <w:rPr>
            <w:rFonts w:ascii="Times New Roman" w:hAnsi="Times New Roman"/>
            <w:sz w:val="24"/>
            <w:szCs w:val="24"/>
            <w:lang w:val="pt-BR"/>
          </w:rPr>
          <w:t>}</w:t>
        </w:r>
      </w:ins>
      <w:del w:id="37" w:author="Admin" w:date="2026-04-22T16:02:00Z" w16du:dateUtc="2026-04-22T09:02:00Z">
        <w:r w:rsidDel="00002F41">
          <w:rPr>
            <w:rFonts w:ascii="Times New Roman" w:hAnsi="Times New Roman"/>
            <w:sz w:val="24"/>
            <w:szCs w:val="24"/>
            <w:lang w:val="pt-BR"/>
          </w:rPr>
          <w:delText>.....................................................................................................................</w:delText>
        </w:r>
      </w:del>
    </w:p>
    <w:p w14:paraId="02AFB11C" w14:textId="77777777" w:rsidR="00724BA0"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 xml:space="preserve">Công việc phải làm: </w:t>
      </w:r>
      <w:r>
        <w:rPr>
          <w:rFonts w:ascii="Times New Roman" w:hAnsi="Times New Roman"/>
          <w:iCs/>
          <w:sz w:val="24"/>
          <w:szCs w:val="24"/>
          <w:lang w:val="pt-BR"/>
        </w:rPr>
        <w:t>....................................................................................................................</w:t>
      </w:r>
    </w:p>
    <w:p w14:paraId="292A3EDD" w14:textId="77777777" w:rsidR="00724BA0"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 xml:space="preserve">Địa điểm làm việc: </w:t>
      </w:r>
      <w:r>
        <w:rPr>
          <w:rFonts w:ascii="Times New Roman" w:eastAsia="Times New Roman" w:hAnsi="Times New Roman"/>
          <w:bCs/>
          <w:sz w:val="24"/>
          <w:szCs w:val="24"/>
          <w:lang w:val="pt-BR"/>
        </w:rPr>
        <w:t>Số nhà 120, Đường N3D (Dự án khu đô thị Sài Gòn Bình An), Phường Bình Trưng, Thành phố Hồ Chí Minh, Việt Nam</w:t>
      </w:r>
      <w:r>
        <w:rPr>
          <w:rFonts w:ascii="Times New Roman" w:hAnsi="Times New Roman"/>
          <w:sz w:val="24"/>
          <w:szCs w:val="24"/>
          <w:lang w:val="pt-BR"/>
        </w:rPr>
        <w:t xml:space="preserve"> </w:t>
      </w:r>
      <w:r>
        <w:rPr>
          <w:rFonts w:ascii="Times New Roman" w:hAnsi="Times New Roman"/>
          <w:sz w:val="24"/>
          <w:szCs w:val="24"/>
          <w:lang w:val="nl-NL"/>
        </w:rPr>
        <w:t>và/hoặc các địa điểm khác do Công ty điều chuyển theo quy định pháp luật.</w:t>
      </w:r>
    </w:p>
    <w:p w14:paraId="54BA66E6" w14:textId="77777777" w:rsidR="00724BA0" w:rsidRDefault="00724BA0">
      <w:pPr>
        <w:tabs>
          <w:tab w:val="left" w:pos="993"/>
          <w:tab w:val="left" w:pos="9639"/>
        </w:tabs>
        <w:spacing w:before="60" w:after="60" w:line="312" w:lineRule="auto"/>
        <w:ind w:left="993" w:right="622"/>
        <w:jc w:val="both"/>
        <w:rPr>
          <w:rFonts w:ascii="Times New Roman" w:hAnsi="Times New Roman"/>
          <w:sz w:val="12"/>
          <w:szCs w:val="12"/>
          <w:lang w:val="pt-BR"/>
        </w:rPr>
      </w:pPr>
    </w:p>
    <w:p w14:paraId="0E0A6265" w14:textId="77777777" w:rsidR="00724BA0" w:rsidRDefault="00000000">
      <w:pPr>
        <w:tabs>
          <w:tab w:val="left" w:pos="284"/>
          <w:tab w:val="left" w:pos="9639"/>
        </w:tabs>
        <w:spacing w:before="60" w:after="60" w:line="312" w:lineRule="auto"/>
        <w:ind w:left="567" w:right="622"/>
        <w:jc w:val="both"/>
        <w:rPr>
          <w:rFonts w:ascii="Times New Roman" w:hAnsi="Times New Roman"/>
          <w:b/>
          <w:bCs/>
          <w:sz w:val="24"/>
          <w:szCs w:val="24"/>
          <w:lang w:val="pt-BR"/>
        </w:rPr>
      </w:pPr>
      <w:r>
        <w:rPr>
          <w:rFonts w:ascii="Times New Roman" w:hAnsi="Times New Roman"/>
          <w:b/>
          <w:bCs/>
          <w:sz w:val="24"/>
          <w:szCs w:val="24"/>
          <w:u w:val="single"/>
          <w:lang w:val="pt-BR"/>
        </w:rPr>
        <w:t>Điều 3</w:t>
      </w:r>
      <w:r>
        <w:rPr>
          <w:rFonts w:ascii="Times New Roman" w:hAnsi="Times New Roman"/>
          <w:b/>
          <w:bCs/>
          <w:sz w:val="24"/>
          <w:szCs w:val="24"/>
          <w:lang w:val="pt-BR"/>
        </w:rPr>
        <w:t>: Chế độ làm việc</w:t>
      </w:r>
    </w:p>
    <w:p w14:paraId="3F6D7231" w14:textId="77777777" w:rsidR="00724BA0" w:rsidRDefault="00724BA0">
      <w:pPr>
        <w:pStyle w:val="ListParagraph"/>
        <w:numPr>
          <w:ilvl w:val="0"/>
          <w:numId w:val="1"/>
        </w:numPr>
        <w:tabs>
          <w:tab w:val="left" w:pos="993"/>
          <w:tab w:val="left" w:pos="9639"/>
        </w:tabs>
        <w:spacing w:before="60" w:after="60" w:line="312" w:lineRule="auto"/>
        <w:ind w:right="622"/>
        <w:contextualSpacing w:val="0"/>
        <w:jc w:val="both"/>
        <w:rPr>
          <w:rFonts w:ascii="Times New Roman" w:eastAsia="Times New Roman" w:hAnsi="Times New Roman" w:cs="Times New Roman"/>
          <w:vanish/>
          <w:sz w:val="24"/>
          <w:szCs w:val="24"/>
          <w:lang w:bidi="ar-SA"/>
        </w:rPr>
      </w:pPr>
    </w:p>
    <w:p w14:paraId="64C28FCD" w14:textId="77777777" w:rsidR="00724BA0"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proofErr w:type="spellStart"/>
      <w:r>
        <w:rPr>
          <w:rFonts w:ascii="Times New Roman" w:eastAsia="Times New Roman" w:hAnsi="Times New Roman"/>
          <w:color w:val="000000"/>
          <w:sz w:val="24"/>
          <w:szCs w:val="24"/>
        </w:rPr>
        <w:t>Thời</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giờ</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làm</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việc</w:t>
      </w:r>
      <w:proofErr w:type="spellEnd"/>
      <w:r>
        <w:rPr>
          <w:rFonts w:ascii="Times New Roman" w:eastAsia="Times New Roman" w:hAnsi="Times New Roman"/>
          <w:color w:val="000000"/>
          <w:sz w:val="24"/>
          <w:szCs w:val="24"/>
        </w:rPr>
        <w:t>:</w:t>
      </w:r>
    </w:p>
    <w:p w14:paraId="171388B0"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t>Từ</w:t>
      </w:r>
      <w:proofErr w:type="spellEnd"/>
      <w:r>
        <w:rPr>
          <w:rFonts w:ascii="Times New Roman" w:eastAsia="Times New Roman" w:hAnsi="Times New Roman"/>
          <w:sz w:val="24"/>
          <w:szCs w:val="24"/>
        </w:rPr>
        <w:t xml:space="preserve"> 8h30 – 12h00 </w:t>
      </w:r>
      <w:proofErr w:type="spellStart"/>
      <w:r>
        <w:rPr>
          <w:rFonts w:ascii="Times New Roman" w:eastAsia="Times New Roman" w:hAnsi="Times New Roman"/>
          <w:sz w:val="24"/>
          <w:szCs w:val="24"/>
        </w:rPr>
        <w:t>và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từ</w:t>
      </w:r>
      <w:proofErr w:type="spellEnd"/>
      <w:r>
        <w:rPr>
          <w:rFonts w:ascii="Times New Roman" w:eastAsia="Times New Roman" w:hAnsi="Times New Roman"/>
          <w:sz w:val="24"/>
          <w:szCs w:val="24"/>
        </w:rPr>
        <w:t xml:space="preserve"> 13h30 - 17h30 </w:t>
      </w:r>
      <w:proofErr w:type="spellStart"/>
      <w:r>
        <w:rPr>
          <w:rFonts w:ascii="Times New Roman" w:eastAsia="Times New Roman" w:hAnsi="Times New Roman"/>
          <w:sz w:val="24"/>
          <w:szCs w:val="24"/>
        </w:rPr>
        <w:t>từ</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Thứ</w:t>
      </w:r>
      <w:proofErr w:type="spellEnd"/>
      <w:r>
        <w:rPr>
          <w:rFonts w:ascii="Times New Roman" w:eastAsia="Times New Roman" w:hAnsi="Times New Roman"/>
          <w:sz w:val="24"/>
          <w:szCs w:val="24"/>
        </w:rPr>
        <w:t xml:space="preserve"> Hai </w:t>
      </w:r>
      <w:proofErr w:type="spellStart"/>
      <w:r>
        <w:rPr>
          <w:rFonts w:ascii="Times New Roman" w:eastAsia="Times New Roman" w:hAnsi="Times New Roman"/>
          <w:sz w:val="24"/>
          <w:szCs w:val="24"/>
        </w:rPr>
        <w:t>đến</w:t>
      </w:r>
      <w:proofErr w:type="spellEnd"/>
      <w:r>
        <w:rPr>
          <w:rFonts w:ascii="Times New Roman" w:eastAsia="Times New Roman" w:hAnsi="Times New Roman"/>
          <w:sz w:val="24"/>
          <w:szCs w:val="24"/>
        </w:rPr>
        <w:t xml:space="preserve"> Thứ Sáu. </w:t>
      </w:r>
    </w:p>
    <w:p w14:paraId="636F79EA"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Sáng </w:t>
      </w:r>
      <w:proofErr w:type="spellStart"/>
      <w:r>
        <w:rPr>
          <w:rFonts w:ascii="Times New Roman" w:eastAsia="Times New Roman" w:hAnsi="Times New Roman"/>
          <w:sz w:val="24"/>
          <w:szCs w:val="24"/>
        </w:rPr>
        <w:t>thứ</w:t>
      </w:r>
      <w:proofErr w:type="spellEnd"/>
      <w:r>
        <w:rPr>
          <w:rFonts w:ascii="Times New Roman" w:eastAsia="Times New Roman" w:hAnsi="Times New Roman"/>
          <w:sz w:val="24"/>
          <w:szCs w:val="24"/>
        </w:rPr>
        <w:t xml:space="preserve"> 7: </w:t>
      </w:r>
      <w:proofErr w:type="spellStart"/>
      <w:r>
        <w:rPr>
          <w:rFonts w:ascii="Times New Roman" w:eastAsia="Times New Roman" w:hAnsi="Times New Roman"/>
          <w:sz w:val="24"/>
          <w:szCs w:val="24"/>
        </w:rPr>
        <w:t>Từ</w:t>
      </w:r>
      <w:proofErr w:type="spellEnd"/>
      <w:r>
        <w:rPr>
          <w:rFonts w:ascii="Times New Roman" w:eastAsia="Times New Roman" w:hAnsi="Times New Roman"/>
          <w:sz w:val="24"/>
          <w:szCs w:val="24"/>
        </w:rPr>
        <w:t xml:space="preserve"> 8h30 – 12h00 </w:t>
      </w:r>
    </w:p>
    <w:p w14:paraId="46A4E5C4"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t>Thời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làm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chính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xác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có</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thể</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thay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đổi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theo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quyết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Công ty </w:t>
      </w:r>
      <w:proofErr w:type="spellStart"/>
      <w:r>
        <w:rPr>
          <w:rFonts w:ascii="Times New Roman" w:eastAsia="Times New Roman" w:hAnsi="Times New Roman"/>
          <w:sz w:val="24"/>
          <w:szCs w:val="24"/>
        </w:rPr>
        <w:t>thông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báo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tới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Người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nhưng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phải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đảm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bảo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làm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thay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đổi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không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làm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tăng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số</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giờ</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làm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trong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tuần</w:t>
      </w:r>
      <w:proofErr w:type="spellEnd"/>
      <w:r>
        <w:rPr>
          <w:rFonts w:ascii="Times New Roman" w:eastAsia="Times New Roman" w:hAnsi="Times New Roman"/>
          <w:sz w:val="24"/>
          <w:szCs w:val="24"/>
        </w:rPr>
        <w:t>.</w:t>
      </w:r>
    </w:p>
    <w:p w14:paraId="3F0F6F4A" w14:textId="77777777" w:rsidR="00724BA0"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proofErr w:type="spellStart"/>
      <w:r>
        <w:rPr>
          <w:rFonts w:ascii="Times New Roman" w:eastAsia="Times New Roman" w:hAnsi="Times New Roman"/>
          <w:color w:val="000000"/>
          <w:sz w:val="24"/>
          <w:szCs w:val="24"/>
        </w:rPr>
        <w:t>Thời</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giờ</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nghỉ</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ngơi</w:t>
      </w:r>
      <w:proofErr w:type="spellEnd"/>
      <w:r>
        <w:rPr>
          <w:rFonts w:ascii="Times New Roman" w:eastAsia="Times New Roman" w:hAnsi="Times New Roman"/>
          <w:color w:val="000000"/>
          <w:sz w:val="24"/>
          <w:szCs w:val="24"/>
        </w:rPr>
        <w:t>:</w:t>
      </w:r>
    </w:p>
    <w:p w14:paraId="4E2D309D"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t>Từ</w:t>
      </w:r>
      <w:proofErr w:type="spellEnd"/>
      <w:r>
        <w:rPr>
          <w:rFonts w:ascii="Times New Roman" w:eastAsia="Times New Roman" w:hAnsi="Times New Roman"/>
          <w:sz w:val="24"/>
          <w:szCs w:val="24"/>
        </w:rPr>
        <w:t xml:space="preserve"> 12h00 – 13h30 </w:t>
      </w:r>
      <w:proofErr w:type="spellStart"/>
      <w:r>
        <w:rPr>
          <w:rFonts w:ascii="Times New Roman" w:eastAsia="Times New Roman" w:hAnsi="Times New Roman"/>
          <w:sz w:val="24"/>
          <w:szCs w:val="24"/>
        </w:rPr>
        <w:t>hàng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ngày</w:t>
      </w:r>
      <w:proofErr w:type="spellEnd"/>
    </w:p>
    <w:p w14:paraId="36AEE2DC"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t>Nghỉ</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chiều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thứ</w:t>
      </w:r>
      <w:proofErr w:type="spellEnd"/>
      <w:r>
        <w:rPr>
          <w:rFonts w:ascii="Times New Roman" w:eastAsia="Times New Roman" w:hAnsi="Times New Roman"/>
          <w:sz w:val="24"/>
          <w:szCs w:val="24"/>
        </w:rPr>
        <w:t xml:space="preserve"> Bảy </w:t>
      </w:r>
      <w:proofErr w:type="spellStart"/>
      <w:r>
        <w:rPr>
          <w:rFonts w:ascii="Times New Roman" w:eastAsia="Times New Roman" w:hAnsi="Times New Roman"/>
          <w:sz w:val="24"/>
          <w:szCs w:val="24"/>
        </w:rPr>
        <w:t>và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tất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cả</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các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ngày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chủ</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nhật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trong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tuần</w:t>
      </w:r>
      <w:proofErr w:type="spellEnd"/>
      <w:r>
        <w:rPr>
          <w:rFonts w:ascii="Times New Roman" w:eastAsia="Times New Roman" w:hAnsi="Times New Roman"/>
          <w:sz w:val="24"/>
          <w:szCs w:val="24"/>
        </w:rPr>
        <w:t>.</w:t>
      </w:r>
    </w:p>
    <w:p w14:paraId="6E41D402"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t>Nghỉ</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hàng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năm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nghỉ</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lễ</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tết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nghỉ</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riêng</w:t>
      </w:r>
      <w:proofErr w:type="spellEnd"/>
      <w:r>
        <w:rPr>
          <w:rFonts w:ascii="Times New Roman" w:eastAsia="Times New Roman" w:hAnsi="Times New Roman"/>
          <w:sz w:val="24"/>
          <w:szCs w:val="24"/>
        </w:rPr>
        <w:t xml:space="preserve">: Theo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Luật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w:t>
      </w:r>
    </w:p>
    <w:p w14:paraId="6E6F3281" w14:textId="77777777" w:rsidR="00724BA0"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Phương </w:t>
      </w:r>
      <w:proofErr w:type="spellStart"/>
      <w:r>
        <w:rPr>
          <w:rFonts w:ascii="Times New Roman" w:eastAsia="Times New Roman" w:hAnsi="Times New Roman"/>
          <w:color w:val="000000"/>
          <w:sz w:val="24"/>
          <w:szCs w:val="24"/>
        </w:rPr>
        <w:t>tiện</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đi</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lại</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sz w:val="24"/>
          <w:szCs w:val="24"/>
        </w:rPr>
        <w:t>Người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tự</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túc</w:t>
      </w:r>
      <w:proofErr w:type="spellEnd"/>
    </w:p>
    <w:p w14:paraId="3AF180B7" w14:textId="77777777" w:rsidR="00724BA0"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Làm </w:t>
      </w:r>
      <w:proofErr w:type="spellStart"/>
      <w:r>
        <w:rPr>
          <w:rFonts w:ascii="Times New Roman" w:eastAsia="Times New Roman" w:hAnsi="Times New Roman"/>
          <w:color w:val="000000"/>
          <w:sz w:val="24"/>
          <w:szCs w:val="24"/>
        </w:rPr>
        <w:t>thêm</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giờ</w:t>
      </w:r>
      <w:proofErr w:type="spellEnd"/>
      <w:r>
        <w:rPr>
          <w:rFonts w:ascii="Times New Roman" w:eastAsia="Times New Roman" w:hAnsi="Times New Roman"/>
          <w:color w:val="000000"/>
          <w:sz w:val="24"/>
          <w:szCs w:val="24"/>
        </w:rPr>
        <w:t xml:space="preserve">: Công ty </w:t>
      </w:r>
      <w:proofErr w:type="spellStart"/>
      <w:r>
        <w:rPr>
          <w:rFonts w:ascii="Times New Roman" w:eastAsia="Times New Roman" w:hAnsi="Times New Roman"/>
          <w:color w:val="000000"/>
          <w:sz w:val="24"/>
          <w:szCs w:val="24"/>
        </w:rPr>
        <w:t>có</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thể</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thỏa</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thuận</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với</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Người</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lao</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động</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về</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việc</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làm</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thêm</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giờ</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theo</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quy</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định</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của</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pháp</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luật</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lao</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động</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hiện</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hành</w:t>
      </w:r>
      <w:proofErr w:type="spellEnd"/>
      <w:r>
        <w:rPr>
          <w:rFonts w:ascii="Times New Roman" w:eastAsia="Times New Roman" w:hAnsi="Times New Roman"/>
          <w:color w:val="000000"/>
          <w:sz w:val="24"/>
          <w:szCs w:val="24"/>
        </w:rPr>
        <w:t>.</w:t>
      </w:r>
    </w:p>
    <w:p w14:paraId="5DE3BE13" w14:textId="77777777" w:rsidR="00724BA0"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Trang </w:t>
      </w:r>
      <w:proofErr w:type="spellStart"/>
      <w:r>
        <w:rPr>
          <w:rFonts w:ascii="Times New Roman" w:eastAsia="Times New Roman" w:hAnsi="Times New Roman"/>
          <w:color w:val="000000"/>
          <w:sz w:val="24"/>
          <w:szCs w:val="24"/>
        </w:rPr>
        <w:t>thiết</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bị</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làm</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việc</w:t>
      </w:r>
      <w:proofErr w:type="spellEnd"/>
      <w:r>
        <w:rPr>
          <w:rFonts w:ascii="Times New Roman" w:eastAsia="Times New Roman" w:hAnsi="Times New Roman"/>
          <w:color w:val="000000"/>
          <w:sz w:val="24"/>
          <w:szCs w:val="24"/>
        </w:rPr>
        <w:t>:</w:t>
      </w:r>
    </w:p>
    <w:p w14:paraId="04FFD7B1"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t>Được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công</w:t>
      </w:r>
      <w:proofErr w:type="spellEnd"/>
      <w:r>
        <w:rPr>
          <w:rFonts w:ascii="Times New Roman" w:eastAsia="Times New Roman" w:hAnsi="Times New Roman"/>
          <w:sz w:val="24"/>
          <w:szCs w:val="24"/>
        </w:rPr>
        <w:t xml:space="preserve"> ty </w:t>
      </w:r>
      <w:proofErr w:type="spellStart"/>
      <w:r>
        <w:rPr>
          <w:rFonts w:ascii="Times New Roman" w:eastAsia="Times New Roman" w:hAnsi="Times New Roman"/>
          <w:sz w:val="24"/>
          <w:szCs w:val="24"/>
        </w:rPr>
        <w:t>cấp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phát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tùy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theo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nhu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cầu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công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w:t>
      </w:r>
    </w:p>
    <w:p w14:paraId="66024D48"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ins w:id="38" w:author="khuyenkhuyen nguyen" w:date="2026-01-25T16:58:00Z"/>
          <w:rFonts w:ascii="Times New Roman" w:eastAsia="Times New Roman" w:hAnsi="Times New Roman"/>
          <w:sz w:val="24"/>
          <w:szCs w:val="24"/>
        </w:rPr>
      </w:pPr>
      <w:proofErr w:type="spellStart"/>
      <w:r>
        <w:rPr>
          <w:rFonts w:ascii="Times New Roman" w:eastAsia="Times New Roman" w:hAnsi="Times New Roman"/>
          <w:sz w:val="24"/>
          <w:szCs w:val="24"/>
        </w:rPr>
        <w:t>Điều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kiện</w:t>
      </w:r>
      <w:proofErr w:type="spellEnd"/>
      <w:r>
        <w:rPr>
          <w:rFonts w:ascii="Times New Roman" w:eastAsia="Times New Roman" w:hAnsi="Times New Roman"/>
          <w:sz w:val="24"/>
          <w:szCs w:val="24"/>
        </w:rPr>
        <w:t xml:space="preserve"> an </w:t>
      </w:r>
      <w:proofErr w:type="spellStart"/>
      <w:r>
        <w:rPr>
          <w:rFonts w:ascii="Times New Roman" w:eastAsia="Times New Roman" w:hAnsi="Times New Roman"/>
          <w:sz w:val="24"/>
          <w:szCs w:val="24"/>
        </w:rPr>
        <w:t>toàn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vệ</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sinh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tại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nơi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làm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theo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hiện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hành</w:t>
      </w:r>
      <w:proofErr w:type="spellEnd"/>
      <w:r>
        <w:rPr>
          <w:rFonts w:ascii="Times New Roman" w:eastAsia="Times New Roman" w:hAnsi="Times New Roman"/>
          <w:sz w:val="24"/>
          <w:szCs w:val="24"/>
        </w:rPr>
        <w:t>.</w:t>
      </w:r>
    </w:p>
    <w:p w14:paraId="015BB4E7"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ins w:id="39" w:author="khuyenkhuyen nguyen" w:date="2026-01-25T16:58:00Z">
        <w:r>
          <w:rPr>
            <w:rFonts w:ascii="Times New Roman" w:eastAsia="Times New Roman" w:hAnsi="Times New Roman"/>
            <w:sz w:val="24"/>
            <w:szCs w:val="24"/>
          </w:rPr>
          <w:t xml:space="preserve">Trang </w:t>
        </w:r>
        <w:proofErr w:type="spellStart"/>
        <w:r>
          <w:rPr>
            <w:rFonts w:ascii="Times New Roman" w:eastAsia="Times New Roman" w:hAnsi="Times New Roman"/>
            <w:sz w:val="24"/>
            <w:szCs w:val="24"/>
          </w:rPr>
          <w:t>bị</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bảo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hộ</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cho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người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sẽ</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được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áp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dụng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theo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Công ty.</w:t>
        </w:r>
      </w:ins>
    </w:p>
    <w:p w14:paraId="3637AB0E" w14:textId="77777777" w:rsidR="00724BA0" w:rsidRDefault="00724BA0">
      <w:pPr>
        <w:tabs>
          <w:tab w:val="left" w:pos="9639"/>
        </w:tabs>
        <w:spacing w:before="60" w:after="60" w:line="312" w:lineRule="auto"/>
        <w:ind w:right="622"/>
        <w:jc w:val="both"/>
        <w:rPr>
          <w:rFonts w:ascii="Times New Roman" w:eastAsia="Times New Roman" w:hAnsi="Times New Roman"/>
          <w:sz w:val="12"/>
          <w:szCs w:val="12"/>
        </w:rPr>
      </w:pPr>
    </w:p>
    <w:p w14:paraId="10AA0737" w14:textId="77777777" w:rsidR="00724BA0" w:rsidRDefault="00000000">
      <w:pPr>
        <w:tabs>
          <w:tab w:val="left" w:pos="560"/>
          <w:tab w:val="left" w:pos="9639"/>
        </w:tabs>
        <w:spacing w:before="60" w:after="60" w:line="312" w:lineRule="auto"/>
        <w:ind w:left="567" w:right="622"/>
        <w:jc w:val="both"/>
        <w:rPr>
          <w:rFonts w:ascii="Times New Roman" w:hAnsi="Times New Roman"/>
          <w:b/>
          <w:bCs/>
          <w:sz w:val="24"/>
          <w:szCs w:val="24"/>
        </w:rPr>
      </w:pPr>
      <w:proofErr w:type="spellStart"/>
      <w:r>
        <w:rPr>
          <w:rFonts w:ascii="Times New Roman" w:hAnsi="Times New Roman"/>
          <w:b/>
          <w:bCs/>
          <w:sz w:val="24"/>
          <w:szCs w:val="24"/>
          <w:u w:val="single"/>
        </w:rPr>
        <w:t>Điều</w:t>
      </w:r>
      <w:proofErr w:type="spellEnd"/>
      <w:r>
        <w:rPr>
          <w:rFonts w:ascii="Times New Roman" w:hAnsi="Times New Roman"/>
          <w:b/>
          <w:bCs/>
          <w:sz w:val="24"/>
          <w:szCs w:val="24"/>
          <w:u w:val="single"/>
        </w:rPr>
        <w:t xml:space="preserve"> 4:</w:t>
      </w:r>
      <w:r>
        <w:rPr>
          <w:rFonts w:ascii="Times New Roman" w:hAnsi="Times New Roman"/>
          <w:b/>
          <w:bCs/>
          <w:sz w:val="24"/>
          <w:szCs w:val="24"/>
        </w:rPr>
        <w:t xml:space="preserve"> </w:t>
      </w:r>
      <w:r>
        <w:rPr>
          <w:rFonts w:ascii="Times New Roman" w:hAnsi="Times New Roman"/>
          <w:b/>
          <w:bCs/>
          <w:sz w:val="24"/>
          <w:szCs w:val="24"/>
          <w:lang w:val="pt-BR"/>
        </w:rPr>
        <w:t>Tiền lương thử việc, phụ cấp lương, thời hạn trả lương, hình thức trả lương, và các chế độ khác</w:t>
      </w:r>
    </w:p>
    <w:p w14:paraId="65E380BA" w14:textId="77777777" w:rsidR="00724BA0" w:rsidRDefault="00724BA0">
      <w:pPr>
        <w:pStyle w:val="ListParagraph"/>
        <w:numPr>
          <w:ilvl w:val="0"/>
          <w:numId w:val="4"/>
        </w:numPr>
        <w:tabs>
          <w:tab w:val="left" w:pos="993"/>
          <w:tab w:val="left" w:pos="9639"/>
        </w:tabs>
        <w:spacing w:before="60" w:after="60" w:line="312" w:lineRule="auto"/>
        <w:ind w:right="622"/>
        <w:jc w:val="both"/>
        <w:rPr>
          <w:rFonts w:ascii="Times New Roman" w:eastAsia="Times New Roman" w:hAnsi="Times New Roman"/>
          <w:vanish/>
          <w:sz w:val="24"/>
          <w:szCs w:val="24"/>
        </w:rPr>
      </w:pPr>
    </w:p>
    <w:p w14:paraId="63CE3ECD" w14:textId="77777777" w:rsidR="00724BA0" w:rsidRDefault="00724BA0">
      <w:pPr>
        <w:pStyle w:val="ListParagraph"/>
        <w:numPr>
          <w:ilvl w:val="0"/>
          <w:numId w:val="4"/>
        </w:numPr>
        <w:tabs>
          <w:tab w:val="left" w:pos="993"/>
          <w:tab w:val="left" w:pos="9639"/>
        </w:tabs>
        <w:spacing w:before="60" w:after="60" w:line="312" w:lineRule="auto"/>
        <w:ind w:right="622"/>
        <w:jc w:val="both"/>
        <w:rPr>
          <w:rFonts w:ascii="Times New Roman" w:eastAsia="Times New Roman" w:hAnsi="Times New Roman"/>
          <w:vanish/>
          <w:sz w:val="24"/>
          <w:szCs w:val="24"/>
        </w:rPr>
      </w:pPr>
    </w:p>
    <w:p w14:paraId="7A4C3980" w14:textId="77777777" w:rsidR="00724BA0" w:rsidRDefault="00000000">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sz w:val="24"/>
          <w:szCs w:val="24"/>
        </w:rPr>
      </w:pPr>
      <w:r>
        <w:rPr>
          <w:rFonts w:ascii="Times New Roman" w:eastAsia="Times New Roman" w:hAnsi="Times New Roman"/>
          <w:sz w:val="24"/>
          <w:szCs w:val="24"/>
        </w:rPr>
        <w:t xml:space="preserve">Lương </w:t>
      </w:r>
      <w:proofErr w:type="spellStart"/>
      <w:r>
        <w:rPr>
          <w:rFonts w:ascii="Times New Roman" w:eastAsia="Times New Roman" w:hAnsi="Times New Roman"/>
          <w:sz w:val="24"/>
          <w:szCs w:val="24"/>
        </w:rPr>
        <w:t>thử</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phụ</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cấp</w:t>
      </w:r>
      <w:proofErr w:type="spellEnd"/>
    </w:p>
    <w:p w14:paraId="5946ED71"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t>Mức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lương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thử</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w:t>
      </w:r>
      <w:proofErr w:type="spellStart"/>
      <w:r>
        <w:rPr>
          <w:rFonts w:ascii="Times New Roman" w:eastAsia="Times New Roman" w:hAnsi="Times New Roman"/>
          <w:sz w:val="24"/>
          <w:szCs w:val="24"/>
        </w:rPr>
        <w:t>vnđ</w:t>
      </w:r>
      <w:proofErr w:type="spellEnd"/>
      <w:r>
        <w:rPr>
          <w:rFonts w:ascii="Times New Roman" w:eastAsia="Times New Roman" w:hAnsi="Times New Roman"/>
          <w:sz w:val="24"/>
          <w:szCs w:val="24"/>
        </w:rPr>
        <w:t>/</w:t>
      </w:r>
      <w:proofErr w:type="spellStart"/>
      <w:r>
        <w:rPr>
          <w:rFonts w:ascii="Times New Roman" w:eastAsia="Times New Roman" w:hAnsi="Times New Roman"/>
          <w:sz w:val="24"/>
          <w:szCs w:val="24"/>
        </w:rPr>
        <w:t>tháng</w:t>
      </w:r>
      <w:proofErr w:type="spellEnd"/>
    </w:p>
    <w:p w14:paraId="110FF154"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Lương KPI </w:t>
      </w:r>
      <w:proofErr w:type="spellStart"/>
      <w:r>
        <w:rPr>
          <w:rFonts w:ascii="Times New Roman" w:eastAsia="Times New Roman" w:hAnsi="Times New Roman"/>
          <w:sz w:val="24"/>
          <w:szCs w:val="24"/>
        </w:rPr>
        <w:t>hiệu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quả</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công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Theo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chế</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lương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vị</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trí</w:t>
      </w:r>
      <w:proofErr w:type="spellEnd"/>
      <w:r>
        <w:rPr>
          <w:rFonts w:ascii="Times New Roman" w:eastAsia="Times New Roman" w:hAnsi="Times New Roman"/>
          <w:sz w:val="24"/>
          <w:szCs w:val="24"/>
        </w:rPr>
        <w:t xml:space="preserve"> …..</w:t>
      </w:r>
    </w:p>
    <w:p w14:paraId="2BA9DEDC" w14:textId="1D88C72A" w:rsidR="00724BA0" w:rsidDel="00163B54" w:rsidRDefault="00000000">
      <w:pPr>
        <w:pStyle w:val="ListParagraph"/>
        <w:numPr>
          <w:ilvl w:val="0"/>
          <w:numId w:val="3"/>
        </w:numPr>
        <w:tabs>
          <w:tab w:val="left" w:pos="993"/>
          <w:tab w:val="left" w:pos="9639"/>
        </w:tabs>
        <w:spacing w:before="60" w:after="60" w:line="312" w:lineRule="auto"/>
        <w:ind w:left="993" w:right="622" w:hanging="284"/>
        <w:jc w:val="both"/>
        <w:rPr>
          <w:del w:id="40" w:author="Hanoi" w:date="2026-02-25T22:37:00Z" w16du:dateUtc="2026-02-25T19:37:00Z"/>
          <w:rFonts w:ascii="Times New Roman" w:eastAsia="Times New Roman" w:hAnsi="Times New Roman"/>
          <w:sz w:val="24"/>
          <w:szCs w:val="24"/>
        </w:rPr>
      </w:pPr>
      <w:del w:id="41" w:author="Hanoi" w:date="2026-02-25T22:37:00Z" w16du:dateUtc="2026-02-25T19:37:00Z">
        <w:r w:rsidDel="00163B54">
          <w:rPr>
            <w:rFonts w:ascii="Times New Roman" w:eastAsia="Times New Roman" w:hAnsi="Times New Roman"/>
            <w:sz w:val="24"/>
            <w:szCs w:val="24"/>
          </w:rPr>
          <w:delText>Phụ cấp lương</w:delText>
        </w:r>
      </w:del>
    </w:p>
    <w:p w14:paraId="2ED7725E" w14:textId="6973E78D" w:rsidR="00724BA0" w:rsidDel="00163B54" w:rsidRDefault="00000000">
      <w:pPr>
        <w:pStyle w:val="ListParagraph"/>
        <w:tabs>
          <w:tab w:val="left" w:pos="993"/>
          <w:tab w:val="left" w:pos="9639"/>
        </w:tabs>
        <w:spacing w:before="60" w:after="60" w:line="312" w:lineRule="auto"/>
        <w:ind w:left="993" w:right="622"/>
        <w:jc w:val="both"/>
        <w:rPr>
          <w:del w:id="42" w:author="Hanoi" w:date="2026-02-25T22:37:00Z" w16du:dateUtc="2026-02-25T19:37:00Z"/>
          <w:rFonts w:ascii="Times New Roman" w:eastAsia="Times New Roman" w:hAnsi="Times New Roman"/>
          <w:sz w:val="24"/>
          <w:szCs w:val="24"/>
        </w:rPr>
      </w:pPr>
      <w:del w:id="43" w:author="Hanoi" w:date="2026-02-25T22:37:00Z" w16du:dateUtc="2026-02-25T19:37:00Z">
        <w:r w:rsidDel="00163B54">
          <w:rPr>
            <w:rFonts w:ascii="Times New Roman" w:eastAsia="Times New Roman" w:hAnsi="Times New Roman"/>
            <w:sz w:val="24"/>
            <w:szCs w:val="24"/>
          </w:rPr>
          <w:delText>+) Ăn trưa: 30.000đ/ngày</w:delText>
        </w:r>
      </w:del>
    </w:p>
    <w:p w14:paraId="1A4B4ED3" w14:textId="1C86B038" w:rsidR="00724BA0" w:rsidDel="00163B54" w:rsidRDefault="00000000">
      <w:pPr>
        <w:pStyle w:val="ListParagraph"/>
        <w:tabs>
          <w:tab w:val="left" w:pos="993"/>
          <w:tab w:val="left" w:pos="9639"/>
        </w:tabs>
        <w:spacing w:before="60" w:after="60" w:line="312" w:lineRule="auto"/>
        <w:ind w:left="993" w:right="622"/>
        <w:jc w:val="both"/>
        <w:rPr>
          <w:del w:id="44" w:author="Hanoi" w:date="2026-02-25T22:37:00Z" w16du:dateUtc="2026-02-25T19:37:00Z"/>
          <w:rFonts w:ascii="Times New Roman" w:eastAsia="Times New Roman" w:hAnsi="Times New Roman"/>
          <w:sz w:val="24"/>
          <w:szCs w:val="24"/>
        </w:rPr>
      </w:pPr>
      <w:del w:id="45" w:author="Hanoi" w:date="2026-02-25T22:37:00Z" w16du:dateUtc="2026-02-25T19:37:00Z">
        <w:r w:rsidDel="00163B54">
          <w:rPr>
            <w:rFonts w:ascii="Times New Roman" w:eastAsia="Times New Roman" w:hAnsi="Times New Roman"/>
            <w:sz w:val="24"/>
            <w:szCs w:val="24"/>
          </w:rPr>
          <w:delText>+) Điện thoại: 3000.000 đồng/ngày</w:delText>
        </w:r>
      </w:del>
    </w:p>
    <w:p w14:paraId="561BC3DA" w14:textId="77777777" w:rsidR="00724BA0" w:rsidRDefault="00000000">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sz w:val="24"/>
          <w:szCs w:val="24"/>
        </w:rPr>
      </w:pPr>
      <w:proofErr w:type="spellStart"/>
      <w:r>
        <w:rPr>
          <w:rFonts w:ascii="Times New Roman" w:eastAsia="Times New Roman" w:hAnsi="Times New Roman"/>
          <w:sz w:val="24"/>
          <w:szCs w:val="24"/>
        </w:rPr>
        <w:t>Hình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thức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hạn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trả</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lương</w:t>
      </w:r>
      <w:proofErr w:type="spellEnd"/>
    </w:p>
    <w:p w14:paraId="02355BD0" w14:textId="77777777" w:rsidR="00724BA0" w:rsidRDefault="00000000">
      <w:pPr>
        <w:pStyle w:val="ListParagraph"/>
        <w:numPr>
          <w:ilvl w:val="0"/>
          <w:numId w:val="3"/>
        </w:numPr>
        <w:tabs>
          <w:tab w:val="left" w:pos="0"/>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lastRenderedPageBreak/>
        <w:t>Hình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thức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trả</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lương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Tiền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lương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được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thanh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toán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chuyển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khoản</w:t>
      </w:r>
      <w:proofErr w:type="spellEnd"/>
      <w:r>
        <w:rPr>
          <w:rFonts w:ascii="Times New Roman" w:eastAsia="Times New Roman" w:hAnsi="Times New Roman"/>
          <w:sz w:val="24"/>
          <w:szCs w:val="24"/>
        </w:rPr>
        <w:t xml:space="preserve"> qua </w:t>
      </w:r>
      <w:proofErr w:type="spellStart"/>
      <w:r>
        <w:rPr>
          <w:rFonts w:ascii="Times New Roman" w:eastAsia="Times New Roman" w:hAnsi="Times New Roman"/>
          <w:sz w:val="24"/>
          <w:szCs w:val="24"/>
        </w:rPr>
        <w:t>tài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khoản</w:t>
      </w:r>
      <w:proofErr w:type="spellEnd"/>
      <w:r>
        <w:rPr>
          <w:rFonts w:ascii="Times New Roman" w:eastAsia="Times New Roman" w:hAnsi="Times New Roman"/>
          <w:sz w:val="24"/>
          <w:szCs w:val="24"/>
        </w:rPr>
        <w:t xml:space="preserve"> Ngân </w:t>
      </w:r>
      <w:proofErr w:type="spellStart"/>
      <w:r>
        <w:rPr>
          <w:rFonts w:ascii="Times New Roman" w:eastAsia="Times New Roman" w:hAnsi="Times New Roman"/>
          <w:sz w:val="24"/>
          <w:szCs w:val="24"/>
        </w:rPr>
        <w:t>hàng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Người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Người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có</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trách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nhiệm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cung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cấp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thông</w:t>
      </w:r>
      <w:proofErr w:type="spellEnd"/>
      <w:r>
        <w:rPr>
          <w:rFonts w:ascii="Times New Roman" w:eastAsia="Times New Roman" w:hAnsi="Times New Roman"/>
          <w:sz w:val="24"/>
          <w:szCs w:val="24"/>
        </w:rPr>
        <w:t xml:space="preserve"> tin </w:t>
      </w:r>
      <w:proofErr w:type="spellStart"/>
      <w:r>
        <w:rPr>
          <w:rFonts w:ascii="Times New Roman" w:eastAsia="Times New Roman" w:hAnsi="Times New Roman"/>
          <w:sz w:val="24"/>
          <w:szCs w:val="24"/>
        </w:rPr>
        <w:t>tài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khoản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nhận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lương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cho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phòng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Nhân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sự</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trước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ngày</w:t>
      </w:r>
      <w:proofErr w:type="spellEnd"/>
      <w:r>
        <w:rPr>
          <w:rFonts w:ascii="Times New Roman" w:eastAsia="Times New Roman" w:hAnsi="Times New Roman"/>
          <w:sz w:val="24"/>
          <w:szCs w:val="24"/>
        </w:rPr>
        <w:t xml:space="preserve"> 30 </w:t>
      </w:r>
      <w:proofErr w:type="spellStart"/>
      <w:r>
        <w:rPr>
          <w:rFonts w:ascii="Times New Roman" w:eastAsia="Times New Roman" w:hAnsi="Times New Roman"/>
          <w:sz w:val="24"/>
          <w:szCs w:val="24"/>
        </w:rPr>
        <w:t>hàng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tháng</w:t>
      </w:r>
      <w:proofErr w:type="spellEnd"/>
    </w:p>
    <w:p w14:paraId="540FF754" w14:textId="77777777" w:rsidR="00724BA0" w:rsidRDefault="00000000">
      <w:pPr>
        <w:pStyle w:val="ListParagraph"/>
        <w:numPr>
          <w:ilvl w:val="0"/>
          <w:numId w:val="3"/>
        </w:numPr>
        <w:tabs>
          <w:tab w:val="left" w:pos="0"/>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t>Thời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hạn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trả</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lương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Từ</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ngày</w:t>
      </w:r>
      <w:proofErr w:type="spellEnd"/>
      <w:r>
        <w:rPr>
          <w:rFonts w:ascii="Times New Roman" w:eastAsia="Times New Roman" w:hAnsi="Times New Roman"/>
          <w:sz w:val="24"/>
          <w:szCs w:val="24"/>
        </w:rPr>
        <w:t xml:space="preserve"> 05 </w:t>
      </w:r>
      <w:proofErr w:type="spellStart"/>
      <w:r>
        <w:rPr>
          <w:rFonts w:ascii="Times New Roman" w:eastAsia="Times New Roman" w:hAnsi="Times New Roman"/>
          <w:sz w:val="24"/>
          <w:szCs w:val="24"/>
        </w:rPr>
        <w:t>đến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ngày</w:t>
      </w:r>
      <w:proofErr w:type="spellEnd"/>
      <w:r>
        <w:rPr>
          <w:rFonts w:ascii="Times New Roman" w:eastAsia="Times New Roman" w:hAnsi="Times New Roman"/>
          <w:sz w:val="24"/>
          <w:szCs w:val="24"/>
        </w:rPr>
        <w:t xml:space="preserve"> 10 </w:t>
      </w:r>
      <w:proofErr w:type="spellStart"/>
      <w:r>
        <w:rPr>
          <w:rFonts w:ascii="Times New Roman" w:eastAsia="Times New Roman" w:hAnsi="Times New Roman"/>
          <w:sz w:val="24"/>
          <w:szCs w:val="24"/>
        </w:rPr>
        <w:t>hàng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tháng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nếu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ngày</w:t>
      </w:r>
      <w:proofErr w:type="spellEnd"/>
      <w:r>
        <w:rPr>
          <w:rFonts w:ascii="Times New Roman" w:eastAsia="Times New Roman" w:hAnsi="Times New Roman"/>
          <w:sz w:val="24"/>
          <w:szCs w:val="24"/>
        </w:rPr>
        <w:t xml:space="preserve"> chi </w:t>
      </w:r>
      <w:proofErr w:type="spellStart"/>
      <w:r>
        <w:rPr>
          <w:rFonts w:ascii="Times New Roman" w:eastAsia="Times New Roman" w:hAnsi="Times New Roman"/>
          <w:sz w:val="24"/>
          <w:szCs w:val="24"/>
        </w:rPr>
        <w:t>lương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ngày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nghỉ</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thì</w:t>
      </w:r>
      <w:proofErr w:type="spellEnd"/>
      <w:r>
        <w:rPr>
          <w:rFonts w:ascii="Times New Roman" w:eastAsia="Times New Roman" w:hAnsi="Times New Roman"/>
          <w:sz w:val="24"/>
          <w:szCs w:val="24"/>
        </w:rPr>
        <w:t xml:space="preserve"> Công ty </w:t>
      </w:r>
      <w:proofErr w:type="spellStart"/>
      <w:r>
        <w:rPr>
          <w:rFonts w:ascii="Times New Roman" w:eastAsia="Times New Roman" w:hAnsi="Times New Roman"/>
          <w:sz w:val="24"/>
          <w:szCs w:val="24"/>
        </w:rPr>
        <w:t>sẽ</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thanh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toán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vào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ngày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làm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kế</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tiếp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sau</w:t>
      </w:r>
      <w:proofErr w:type="spellEnd"/>
      <w:r>
        <w:rPr>
          <w:rFonts w:ascii="Times New Roman" w:eastAsia="Times New Roman" w:hAnsi="Times New Roman"/>
          <w:sz w:val="24"/>
          <w:szCs w:val="24"/>
        </w:rPr>
        <w:t>.</w:t>
      </w:r>
    </w:p>
    <w:p w14:paraId="03903746" w14:textId="77777777" w:rsidR="00724BA0" w:rsidRDefault="00000000">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sz w:val="24"/>
          <w:szCs w:val="24"/>
        </w:rPr>
      </w:pPr>
      <w:proofErr w:type="spellStart"/>
      <w:r>
        <w:rPr>
          <w:rFonts w:ascii="Times New Roman" w:eastAsia="Times New Roman" w:hAnsi="Times New Roman"/>
          <w:sz w:val="24"/>
          <w:szCs w:val="24"/>
        </w:rPr>
        <w:t>Kết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thúc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thử</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trong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trường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Bên</w:t>
      </w:r>
      <w:proofErr w:type="spellEnd"/>
      <w:r>
        <w:rPr>
          <w:rFonts w:ascii="Times New Roman" w:eastAsia="Times New Roman" w:hAnsi="Times New Roman"/>
          <w:sz w:val="24"/>
          <w:szCs w:val="24"/>
        </w:rPr>
        <w:t xml:space="preserve"> B </w:t>
      </w:r>
      <w:proofErr w:type="spellStart"/>
      <w:r>
        <w:rPr>
          <w:rFonts w:ascii="Times New Roman" w:eastAsia="Times New Roman" w:hAnsi="Times New Roman"/>
          <w:sz w:val="24"/>
          <w:szCs w:val="24"/>
        </w:rPr>
        <w:t>thử</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đạt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hai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bên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sẽ</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tiến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hành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đàm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phán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để</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ký</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kết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đồng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mức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lương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theo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đồng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do </w:t>
      </w:r>
      <w:proofErr w:type="spellStart"/>
      <w:r>
        <w:rPr>
          <w:rFonts w:ascii="Times New Roman" w:eastAsia="Times New Roman" w:hAnsi="Times New Roman"/>
          <w:sz w:val="24"/>
          <w:szCs w:val="24"/>
        </w:rPr>
        <w:t>hai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bên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thỏa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thuận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tại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điểm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giao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kết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đồng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Mức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lương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theo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đồng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không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phụ</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thuộc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vào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mức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lương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thử</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nhưng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đảm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bảo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phù</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với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pháp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luật</w:t>
      </w:r>
      <w:proofErr w:type="spellEnd"/>
      <w:r>
        <w:rPr>
          <w:rFonts w:ascii="Times New Roman" w:eastAsia="Times New Roman" w:hAnsi="Times New Roman"/>
          <w:sz w:val="24"/>
          <w:szCs w:val="24"/>
        </w:rPr>
        <w:t>.</w:t>
      </w:r>
    </w:p>
    <w:p w14:paraId="4EA5362C" w14:textId="77777777" w:rsidR="00724BA0" w:rsidRDefault="00724BA0">
      <w:pPr>
        <w:pStyle w:val="ListParagraph"/>
        <w:tabs>
          <w:tab w:val="left" w:pos="993"/>
          <w:tab w:val="left" w:pos="9639"/>
        </w:tabs>
        <w:spacing w:before="60" w:after="60" w:line="312" w:lineRule="auto"/>
        <w:ind w:left="993" w:right="622"/>
        <w:jc w:val="both"/>
        <w:rPr>
          <w:rFonts w:ascii="Times New Roman" w:eastAsia="Times New Roman" w:hAnsi="Times New Roman"/>
          <w:sz w:val="10"/>
          <w:szCs w:val="10"/>
        </w:rPr>
      </w:pPr>
    </w:p>
    <w:p w14:paraId="331C033D" w14:textId="77777777" w:rsidR="00724BA0" w:rsidRDefault="00000000">
      <w:pPr>
        <w:tabs>
          <w:tab w:val="left" w:pos="560"/>
          <w:tab w:val="left" w:pos="9639"/>
        </w:tabs>
        <w:spacing w:before="60" w:after="60" w:line="312" w:lineRule="auto"/>
        <w:ind w:left="567" w:right="622"/>
        <w:jc w:val="both"/>
        <w:rPr>
          <w:rFonts w:ascii="Times New Roman" w:hAnsi="Times New Roman"/>
          <w:b/>
          <w:bCs/>
          <w:sz w:val="24"/>
          <w:szCs w:val="24"/>
        </w:rPr>
      </w:pPr>
      <w:proofErr w:type="spellStart"/>
      <w:r>
        <w:rPr>
          <w:rFonts w:ascii="Times New Roman" w:hAnsi="Times New Roman"/>
          <w:b/>
          <w:bCs/>
          <w:sz w:val="24"/>
          <w:szCs w:val="24"/>
          <w:u w:val="single"/>
        </w:rPr>
        <w:t>Điều</w:t>
      </w:r>
      <w:proofErr w:type="spellEnd"/>
      <w:r>
        <w:rPr>
          <w:rFonts w:ascii="Times New Roman" w:hAnsi="Times New Roman"/>
          <w:b/>
          <w:bCs/>
          <w:sz w:val="24"/>
          <w:szCs w:val="24"/>
          <w:u w:val="single"/>
        </w:rPr>
        <w:t xml:space="preserve"> 5:</w:t>
      </w:r>
      <w:r>
        <w:rPr>
          <w:rFonts w:ascii="Times New Roman" w:hAnsi="Times New Roman"/>
          <w:b/>
          <w:bCs/>
          <w:sz w:val="24"/>
          <w:szCs w:val="24"/>
        </w:rPr>
        <w:t xml:space="preserve"> Quyền </w:t>
      </w:r>
      <w:proofErr w:type="spellStart"/>
      <w:r>
        <w:rPr>
          <w:rFonts w:ascii="Times New Roman" w:hAnsi="Times New Roman"/>
          <w:b/>
          <w:bCs/>
          <w:sz w:val="24"/>
          <w:szCs w:val="24"/>
        </w:rPr>
        <w:t>lợi</w:t>
      </w:r>
      <w:proofErr w:type="spellEnd"/>
      <w:r>
        <w:rPr>
          <w:rFonts w:ascii="Times New Roman" w:hAnsi="Times New Roman"/>
          <w:b/>
          <w:bCs/>
          <w:sz w:val="24"/>
          <w:szCs w:val="24"/>
        </w:rPr>
        <w:t xml:space="preserve"> </w:t>
      </w:r>
      <w:proofErr w:type="spellStart"/>
      <w:r>
        <w:rPr>
          <w:rFonts w:ascii="Times New Roman" w:hAnsi="Times New Roman"/>
          <w:b/>
          <w:bCs/>
          <w:sz w:val="24"/>
          <w:szCs w:val="24"/>
        </w:rPr>
        <w:t>và</w:t>
      </w:r>
      <w:proofErr w:type="spellEnd"/>
      <w:r>
        <w:rPr>
          <w:rFonts w:ascii="Times New Roman" w:hAnsi="Times New Roman"/>
          <w:b/>
          <w:bCs/>
          <w:sz w:val="24"/>
          <w:szCs w:val="24"/>
        </w:rPr>
        <w:t xml:space="preserve"> </w:t>
      </w:r>
      <w:proofErr w:type="spellStart"/>
      <w:r>
        <w:rPr>
          <w:rFonts w:ascii="Times New Roman" w:hAnsi="Times New Roman"/>
          <w:b/>
          <w:bCs/>
          <w:sz w:val="24"/>
          <w:szCs w:val="24"/>
        </w:rPr>
        <w:t>nghĩa</w:t>
      </w:r>
      <w:proofErr w:type="spellEnd"/>
      <w:r>
        <w:rPr>
          <w:rFonts w:ascii="Times New Roman" w:hAnsi="Times New Roman"/>
          <w:b/>
          <w:bCs/>
          <w:sz w:val="24"/>
          <w:szCs w:val="24"/>
        </w:rPr>
        <w:t xml:space="preserve"> </w:t>
      </w:r>
      <w:proofErr w:type="spellStart"/>
      <w:r>
        <w:rPr>
          <w:rFonts w:ascii="Times New Roman" w:hAnsi="Times New Roman"/>
          <w:b/>
          <w:bCs/>
          <w:sz w:val="24"/>
          <w:szCs w:val="24"/>
        </w:rPr>
        <w:t>vụ</w:t>
      </w:r>
      <w:proofErr w:type="spellEnd"/>
      <w:r>
        <w:rPr>
          <w:rFonts w:ascii="Times New Roman" w:hAnsi="Times New Roman"/>
          <w:b/>
          <w:bCs/>
          <w:sz w:val="24"/>
          <w:szCs w:val="24"/>
        </w:rPr>
        <w:t xml:space="preserve"> </w:t>
      </w:r>
      <w:proofErr w:type="spellStart"/>
      <w:r>
        <w:rPr>
          <w:rFonts w:ascii="Times New Roman" w:hAnsi="Times New Roman"/>
          <w:b/>
          <w:bCs/>
          <w:sz w:val="24"/>
          <w:szCs w:val="24"/>
        </w:rPr>
        <w:t>của</w:t>
      </w:r>
      <w:proofErr w:type="spellEnd"/>
      <w:r>
        <w:rPr>
          <w:rFonts w:ascii="Times New Roman" w:hAnsi="Times New Roman"/>
          <w:b/>
          <w:bCs/>
          <w:sz w:val="24"/>
          <w:szCs w:val="24"/>
        </w:rPr>
        <w:t xml:space="preserve"> </w:t>
      </w:r>
      <w:proofErr w:type="spellStart"/>
      <w:r>
        <w:rPr>
          <w:rFonts w:ascii="Times New Roman" w:hAnsi="Times New Roman"/>
          <w:b/>
          <w:bCs/>
          <w:sz w:val="24"/>
          <w:szCs w:val="24"/>
        </w:rPr>
        <w:t>Người</w:t>
      </w:r>
      <w:proofErr w:type="spellEnd"/>
      <w:r>
        <w:rPr>
          <w:rFonts w:ascii="Times New Roman" w:hAnsi="Times New Roman"/>
          <w:b/>
          <w:bCs/>
          <w:sz w:val="24"/>
          <w:szCs w:val="24"/>
        </w:rPr>
        <w:t xml:space="preserve"> </w:t>
      </w:r>
      <w:proofErr w:type="spellStart"/>
      <w:r>
        <w:rPr>
          <w:rFonts w:ascii="Times New Roman" w:hAnsi="Times New Roman"/>
          <w:b/>
          <w:bCs/>
          <w:sz w:val="24"/>
          <w:szCs w:val="24"/>
        </w:rPr>
        <w:t>lao</w:t>
      </w:r>
      <w:proofErr w:type="spellEnd"/>
      <w:r>
        <w:rPr>
          <w:rFonts w:ascii="Times New Roman" w:hAnsi="Times New Roman"/>
          <w:b/>
          <w:bCs/>
          <w:sz w:val="24"/>
          <w:szCs w:val="24"/>
        </w:rPr>
        <w:t xml:space="preserve"> </w:t>
      </w:r>
      <w:proofErr w:type="spellStart"/>
      <w:r>
        <w:rPr>
          <w:rFonts w:ascii="Times New Roman" w:hAnsi="Times New Roman"/>
          <w:b/>
          <w:bCs/>
          <w:sz w:val="24"/>
          <w:szCs w:val="24"/>
        </w:rPr>
        <w:t>động</w:t>
      </w:r>
      <w:proofErr w:type="spellEnd"/>
    </w:p>
    <w:p w14:paraId="54B4F90D" w14:textId="77777777" w:rsidR="00724BA0" w:rsidRDefault="00724BA0">
      <w:pPr>
        <w:pStyle w:val="ListParagraph"/>
        <w:numPr>
          <w:ilvl w:val="0"/>
          <w:numId w:val="4"/>
        </w:numPr>
        <w:tabs>
          <w:tab w:val="left" w:pos="851"/>
          <w:tab w:val="left" w:pos="9498"/>
        </w:tabs>
        <w:spacing w:before="60" w:after="60" w:line="312" w:lineRule="auto"/>
        <w:ind w:right="622"/>
        <w:jc w:val="both"/>
        <w:rPr>
          <w:rFonts w:ascii="Times New Roman" w:hAnsi="Times New Roman"/>
          <w:b/>
          <w:bCs/>
          <w:iCs/>
          <w:vanish/>
          <w:sz w:val="24"/>
          <w:szCs w:val="24"/>
        </w:rPr>
      </w:pPr>
    </w:p>
    <w:p w14:paraId="3DC342E9" w14:textId="77777777" w:rsidR="00724BA0" w:rsidRDefault="00000000">
      <w:pPr>
        <w:pStyle w:val="ListParagraph"/>
        <w:numPr>
          <w:ilvl w:val="1"/>
          <w:numId w:val="4"/>
        </w:numPr>
        <w:tabs>
          <w:tab w:val="left" w:pos="851"/>
          <w:tab w:val="left" w:pos="9498"/>
        </w:tabs>
        <w:spacing w:before="60" w:after="60" w:line="312" w:lineRule="auto"/>
        <w:ind w:left="993" w:right="622" w:hanging="426"/>
        <w:jc w:val="both"/>
        <w:rPr>
          <w:rFonts w:ascii="Times New Roman" w:hAnsi="Times New Roman"/>
          <w:iCs/>
          <w:sz w:val="24"/>
          <w:szCs w:val="24"/>
        </w:rPr>
      </w:pPr>
      <w:r>
        <w:rPr>
          <w:rFonts w:ascii="Times New Roman" w:hAnsi="Times New Roman"/>
          <w:iCs/>
          <w:sz w:val="24"/>
          <w:szCs w:val="24"/>
        </w:rPr>
        <w:t xml:space="preserve">Quyền </w:t>
      </w:r>
      <w:proofErr w:type="spellStart"/>
      <w:r>
        <w:rPr>
          <w:rFonts w:ascii="Times New Roman" w:hAnsi="Times New Roman"/>
          <w:iCs/>
          <w:sz w:val="24"/>
          <w:szCs w:val="24"/>
        </w:rPr>
        <w:t>lợi</w:t>
      </w:r>
      <w:proofErr w:type="spellEnd"/>
    </w:p>
    <w:p w14:paraId="06EAC0A9"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t>Được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nhận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đầy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đủ</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tiền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lương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thử</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các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chế</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khác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theo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trong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đồng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này</w:t>
      </w:r>
      <w:proofErr w:type="spellEnd"/>
      <w:r>
        <w:rPr>
          <w:rFonts w:ascii="Times New Roman" w:eastAsia="Times New Roman" w:hAnsi="Times New Roman"/>
          <w:sz w:val="24"/>
          <w:szCs w:val="24"/>
        </w:rPr>
        <w:t>;</w:t>
      </w:r>
    </w:p>
    <w:p w14:paraId="76EDC8F7"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pacing w:val="-4"/>
          <w:sz w:val="24"/>
          <w:szCs w:val="24"/>
        </w:rPr>
      </w:pPr>
      <w:r>
        <w:rPr>
          <w:rFonts w:ascii="Times New Roman" w:eastAsia="Times New Roman" w:hAnsi="Times New Roman"/>
          <w:spacing w:val="-4"/>
          <w:sz w:val="24"/>
          <w:szCs w:val="24"/>
        </w:rPr>
        <w:t xml:space="preserve">Trong </w:t>
      </w:r>
      <w:proofErr w:type="spellStart"/>
      <w:r>
        <w:rPr>
          <w:rFonts w:ascii="Times New Roman" w:eastAsia="Times New Roman" w:hAnsi="Times New Roman"/>
          <w:spacing w:val="-4"/>
          <w:sz w:val="24"/>
          <w:szCs w:val="24"/>
        </w:rPr>
        <w:t>thời</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gian</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thử</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việc</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người</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lao</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động</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có</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quyền</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chấm</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dứt</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hợp</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đồng</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thử</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việc</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trong</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thời</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gian</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thử</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việc</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mà</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không</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cần</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báo</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trước</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và</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không</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phải</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bồi</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thường</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theo</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quy</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định</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của</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pháp</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luật</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lao</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động</w:t>
      </w:r>
      <w:proofErr w:type="spellEnd"/>
      <w:r>
        <w:rPr>
          <w:rFonts w:ascii="Times New Roman" w:eastAsia="Times New Roman" w:hAnsi="Times New Roman"/>
          <w:spacing w:val="-4"/>
          <w:sz w:val="24"/>
          <w:szCs w:val="24"/>
        </w:rPr>
        <w:t>.</w:t>
      </w:r>
    </w:p>
    <w:p w14:paraId="1B43A711"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Các </w:t>
      </w:r>
      <w:proofErr w:type="spellStart"/>
      <w:r>
        <w:rPr>
          <w:rFonts w:ascii="Times New Roman" w:eastAsia="Times New Roman" w:hAnsi="Times New Roman"/>
          <w:sz w:val="24"/>
          <w:szCs w:val="24"/>
        </w:rPr>
        <w:t>quyền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khác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theo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các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nội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bộ</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Bên</w:t>
      </w:r>
      <w:proofErr w:type="spellEnd"/>
      <w:r>
        <w:rPr>
          <w:rFonts w:ascii="Times New Roman" w:eastAsia="Times New Roman" w:hAnsi="Times New Roman"/>
          <w:sz w:val="24"/>
          <w:szCs w:val="24"/>
        </w:rPr>
        <w:t xml:space="preserve"> A </w:t>
      </w:r>
      <w:proofErr w:type="spellStart"/>
      <w:r>
        <w:rPr>
          <w:rFonts w:ascii="Times New Roman" w:eastAsia="Times New Roman" w:hAnsi="Times New Roman"/>
          <w:sz w:val="24"/>
          <w:szCs w:val="24"/>
        </w:rPr>
        <w:t>và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pháp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luật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liên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quan</w:t>
      </w:r>
      <w:proofErr w:type="spellEnd"/>
      <w:r>
        <w:rPr>
          <w:rFonts w:ascii="Times New Roman" w:eastAsia="Times New Roman" w:hAnsi="Times New Roman"/>
          <w:sz w:val="24"/>
          <w:szCs w:val="24"/>
        </w:rPr>
        <w:t>.</w:t>
      </w:r>
    </w:p>
    <w:p w14:paraId="0D6CEA0E" w14:textId="77777777" w:rsidR="00724BA0" w:rsidRDefault="00000000">
      <w:pPr>
        <w:pStyle w:val="ListParagraph"/>
        <w:numPr>
          <w:ilvl w:val="1"/>
          <w:numId w:val="4"/>
        </w:numPr>
        <w:tabs>
          <w:tab w:val="left" w:pos="851"/>
          <w:tab w:val="left" w:pos="9498"/>
        </w:tabs>
        <w:spacing w:before="60" w:after="60" w:line="312" w:lineRule="auto"/>
        <w:ind w:left="993" w:right="622" w:hanging="426"/>
        <w:jc w:val="both"/>
        <w:rPr>
          <w:rFonts w:ascii="Times New Roman" w:hAnsi="Times New Roman"/>
          <w:iCs/>
          <w:sz w:val="24"/>
          <w:szCs w:val="24"/>
        </w:rPr>
      </w:pPr>
      <w:r>
        <w:rPr>
          <w:rFonts w:ascii="Times New Roman" w:hAnsi="Times New Roman"/>
          <w:iCs/>
          <w:sz w:val="24"/>
          <w:szCs w:val="24"/>
        </w:rPr>
        <w:t xml:space="preserve">Nghĩa </w:t>
      </w:r>
      <w:proofErr w:type="spellStart"/>
      <w:r>
        <w:rPr>
          <w:rFonts w:ascii="Times New Roman" w:hAnsi="Times New Roman"/>
          <w:iCs/>
          <w:sz w:val="24"/>
          <w:szCs w:val="24"/>
        </w:rPr>
        <w:t>vụ</w:t>
      </w:r>
      <w:proofErr w:type="spellEnd"/>
    </w:p>
    <w:p w14:paraId="265BDB60"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Hoàn </w:t>
      </w:r>
      <w:proofErr w:type="spellStart"/>
      <w:r>
        <w:rPr>
          <w:rFonts w:ascii="Times New Roman" w:eastAsia="Times New Roman" w:hAnsi="Times New Roman"/>
          <w:sz w:val="24"/>
          <w:szCs w:val="24"/>
        </w:rPr>
        <w:t>thành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những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công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được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phân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công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với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hiệu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quả</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nhất</w:t>
      </w:r>
      <w:proofErr w:type="spellEnd"/>
      <w:r>
        <w:rPr>
          <w:rFonts w:ascii="Times New Roman" w:eastAsia="Times New Roman" w:hAnsi="Times New Roman"/>
          <w:sz w:val="24"/>
          <w:szCs w:val="24"/>
        </w:rPr>
        <w:t>;</w:t>
      </w:r>
    </w:p>
    <w:p w14:paraId="2CFBC5DF"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pacing w:val="-4"/>
          <w:sz w:val="24"/>
          <w:szCs w:val="24"/>
        </w:rPr>
      </w:pPr>
      <w:proofErr w:type="spellStart"/>
      <w:r>
        <w:rPr>
          <w:rFonts w:ascii="Times New Roman" w:eastAsia="Times New Roman" w:hAnsi="Times New Roman"/>
          <w:spacing w:val="-4"/>
          <w:sz w:val="24"/>
          <w:szCs w:val="24"/>
        </w:rPr>
        <w:t>Thực</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hiện</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đúng</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đầy</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đủ</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nghĩa</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vụ</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theo</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Hợp</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đồng</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này</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thực</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hiện</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đúng</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các</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quy</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định</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của</w:t>
      </w:r>
      <w:proofErr w:type="spellEnd"/>
      <w:r>
        <w:rPr>
          <w:rFonts w:ascii="Times New Roman" w:eastAsia="Times New Roman" w:hAnsi="Times New Roman"/>
          <w:spacing w:val="-4"/>
          <w:sz w:val="24"/>
          <w:szCs w:val="24"/>
        </w:rPr>
        <w:t xml:space="preserve"> </w:t>
      </w:r>
      <w:proofErr w:type="spellStart"/>
      <w:r>
        <w:rPr>
          <w:rFonts w:ascii="Times New Roman" w:eastAsia="Times New Roman" w:hAnsi="Times New Roman"/>
          <w:spacing w:val="-4"/>
          <w:sz w:val="24"/>
          <w:szCs w:val="24"/>
        </w:rPr>
        <w:t>Bên</w:t>
      </w:r>
      <w:proofErr w:type="spellEnd"/>
      <w:r>
        <w:rPr>
          <w:rFonts w:ascii="Times New Roman" w:eastAsia="Times New Roman" w:hAnsi="Times New Roman"/>
          <w:spacing w:val="-4"/>
          <w:sz w:val="24"/>
          <w:szCs w:val="24"/>
        </w:rPr>
        <w:t xml:space="preserve"> A;</w:t>
      </w:r>
    </w:p>
    <w:p w14:paraId="51E2C73D"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t>Bồi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thường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đầy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đủ</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các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thiệt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hại</w:t>
      </w:r>
      <w:proofErr w:type="spellEnd"/>
      <w:r>
        <w:rPr>
          <w:rFonts w:ascii="Times New Roman" w:eastAsia="Times New Roman" w:hAnsi="Times New Roman"/>
          <w:sz w:val="24"/>
          <w:szCs w:val="24"/>
        </w:rPr>
        <w:t xml:space="preserve"> do </w:t>
      </w:r>
      <w:proofErr w:type="spellStart"/>
      <w:r>
        <w:rPr>
          <w:rFonts w:ascii="Times New Roman" w:eastAsia="Times New Roman" w:hAnsi="Times New Roman"/>
          <w:sz w:val="24"/>
          <w:szCs w:val="24"/>
        </w:rPr>
        <w:t>hành</w:t>
      </w:r>
      <w:proofErr w:type="spellEnd"/>
      <w:r>
        <w:rPr>
          <w:rFonts w:ascii="Times New Roman" w:eastAsia="Times New Roman" w:hAnsi="Times New Roman"/>
          <w:sz w:val="24"/>
          <w:szCs w:val="24"/>
        </w:rPr>
        <w:t xml:space="preserve"> vi </w:t>
      </w:r>
      <w:proofErr w:type="spellStart"/>
      <w:r>
        <w:rPr>
          <w:rFonts w:ascii="Times New Roman" w:eastAsia="Times New Roman" w:hAnsi="Times New Roman"/>
          <w:sz w:val="24"/>
          <w:szCs w:val="24"/>
        </w:rPr>
        <w:t>vi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phạm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đồng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này</w:t>
      </w:r>
      <w:proofErr w:type="spellEnd"/>
      <w:r>
        <w:rPr>
          <w:rFonts w:ascii="Times New Roman" w:eastAsia="Times New Roman" w:hAnsi="Times New Roman"/>
          <w:sz w:val="24"/>
          <w:szCs w:val="24"/>
        </w:rPr>
        <w:t xml:space="preserve">, vi </w:t>
      </w:r>
      <w:proofErr w:type="spellStart"/>
      <w:r>
        <w:rPr>
          <w:rFonts w:ascii="Times New Roman" w:eastAsia="Times New Roman" w:hAnsi="Times New Roman"/>
          <w:sz w:val="24"/>
          <w:szCs w:val="24"/>
        </w:rPr>
        <w:t>phạm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Bên</w:t>
      </w:r>
      <w:proofErr w:type="spellEnd"/>
      <w:r>
        <w:rPr>
          <w:rFonts w:ascii="Times New Roman" w:eastAsia="Times New Roman" w:hAnsi="Times New Roman"/>
          <w:sz w:val="24"/>
          <w:szCs w:val="24"/>
        </w:rPr>
        <w:t xml:space="preserve"> A, vi </w:t>
      </w:r>
      <w:proofErr w:type="spellStart"/>
      <w:r>
        <w:rPr>
          <w:rFonts w:ascii="Times New Roman" w:eastAsia="Times New Roman" w:hAnsi="Times New Roman"/>
          <w:sz w:val="24"/>
          <w:szCs w:val="24"/>
        </w:rPr>
        <w:t>phạm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pháp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luật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gây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ra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thiệt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hại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cho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Bên</w:t>
      </w:r>
      <w:proofErr w:type="spellEnd"/>
      <w:r>
        <w:rPr>
          <w:rFonts w:ascii="Times New Roman" w:eastAsia="Times New Roman" w:hAnsi="Times New Roman"/>
          <w:sz w:val="24"/>
          <w:szCs w:val="24"/>
        </w:rPr>
        <w:t xml:space="preserve"> A;</w:t>
      </w:r>
    </w:p>
    <w:p w14:paraId="04025717"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Tuân </w:t>
      </w:r>
      <w:proofErr w:type="spellStart"/>
      <w:r>
        <w:rPr>
          <w:rFonts w:ascii="Times New Roman" w:eastAsia="Times New Roman" w:hAnsi="Times New Roman"/>
          <w:sz w:val="24"/>
          <w:szCs w:val="24"/>
        </w:rPr>
        <w:t>thủ</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chấp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hành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mọi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nội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bộ</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Bên</w:t>
      </w:r>
      <w:proofErr w:type="spellEnd"/>
      <w:r>
        <w:rPr>
          <w:rFonts w:ascii="Times New Roman" w:eastAsia="Times New Roman" w:hAnsi="Times New Roman"/>
          <w:sz w:val="24"/>
          <w:szCs w:val="24"/>
        </w:rPr>
        <w:t xml:space="preserve"> A;</w:t>
      </w:r>
    </w:p>
    <w:p w14:paraId="68D3BE5B"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t>Người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tuân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thủ</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các</w:t>
      </w:r>
      <w:proofErr w:type="spellEnd"/>
      <w:r>
        <w:rPr>
          <w:rFonts w:ascii="Times New Roman" w:eastAsia="Times New Roman" w:hAnsi="Times New Roman"/>
          <w:sz w:val="24"/>
          <w:szCs w:val="24"/>
        </w:rPr>
        <w:t xml:space="preserve"> cam </w:t>
      </w:r>
      <w:proofErr w:type="spellStart"/>
      <w:r>
        <w:rPr>
          <w:rFonts w:ascii="Times New Roman" w:eastAsia="Times New Roman" w:hAnsi="Times New Roman"/>
          <w:sz w:val="24"/>
          <w:szCs w:val="24"/>
        </w:rPr>
        <w:t>kết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về</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bảo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mật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thông</w:t>
      </w:r>
      <w:proofErr w:type="spellEnd"/>
      <w:r>
        <w:rPr>
          <w:rFonts w:ascii="Times New Roman" w:eastAsia="Times New Roman" w:hAnsi="Times New Roman"/>
          <w:sz w:val="24"/>
          <w:szCs w:val="24"/>
        </w:rPr>
        <w:t xml:space="preserve"> tin, </w:t>
      </w:r>
      <w:proofErr w:type="spellStart"/>
      <w:r>
        <w:rPr>
          <w:rFonts w:ascii="Times New Roman" w:eastAsia="Times New Roman" w:hAnsi="Times New Roman"/>
          <w:sz w:val="24"/>
          <w:szCs w:val="24"/>
        </w:rPr>
        <w:t>không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tham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gia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các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giao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dịch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nội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bộ</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giao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dịch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cạnh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tranh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tuân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thủ</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các</w:t>
      </w:r>
      <w:proofErr w:type="spellEnd"/>
      <w:r>
        <w:rPr>
          <w:rFonts w:ascii="Times New Roman" w:eastAsia="Times New Roman" w:hAnsi="Times New Roman"/>
          <w:sz w:val="24"/>
          <w:szCs w:val="24"/>
        </w:rPr>
        <w:t xml:space="preserve"> cam </w:t>
      </w:r>
      <w:proofErr w:type="spellStart"/>
      <w:r>
        <w:rPr>
          <w:rFonts w:ascii="Times New Roman" w:eastAsia="Times New Roman" w:hAnsi="Times New Roman"/>
          <w:sz w:val="24"/>
          <w:szCs w:val="24"/>
        </w:rPr>
        <w:t>kết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khác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đã</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ký</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với</w:t>
      </w:r>
      <w:proofErr w:type="spellEnd"/>
      <w:r>
        <w:rPr>
          <w:rFonts w:ascii="Times New Roman" w:eastAsia="Times New Roman" w:hAnsi="Times New Roman"/>
          <w:sz w:val="24"/>
          <w:szCs w:val="24"/>
        </w:rPr>
        <w:t xml:space="preserve"> Công ty;</w:t>
      </w:r>
    </w:p>
    <w:p w14:paraId="1E3AA152"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t>Thực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hiện</w:t>
      </w:r>
      <w:proofErr w:type="spellEnd"/>
      <w:r>
        <w:rPr>
          <w:rFonts w:ascii="Times New Roman" w:eastAsia="Times New Roman" w:hAnsi="Times New Roman"/>
          <w:sz w:val="24"/>
          <w:szCs w:val="24"/>
        </w:rPr>
        <w:t xml:space="preserve"> cam </w:t>
      </w:r>
      <w:proofErr w:type="spellStart"/>
      <w:r>
        <w:rPr>
          <w:rFonts w:ascii="Times New Roman" w:eastAsia="Times New Roman" w:hAnsi="Times New Roman"/>
          <w:sz w:val="24"/>
          <w:szCs w:val="24"/>
        </w:rPr>
        <w:t>kết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trong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đồng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này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các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thỏa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thuận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bằng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văn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bản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khác</w:t>
      </w:r>
      <w:proofErr w:type="spellEnd"/>
      <w:r>
        <w:rPr>
          <w:rFonts w:ascii="Times New Roman" w:eastAsia="Times New Roman" w:hAnsi="Times New Roman"/>
          <w:sz w:val="24"/>
          <w:szCs w:val="24"/>
        </w:rPr>
        <w:t>;</w:t>
      </w:r>
    </w:p>
    <w:p w14:paraId="4A4B8EB8"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t>Đóng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các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loại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thuế</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phí</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đầy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đủ</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theo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pháp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luật</w:t>
      </w:r>
      <w:proofErr w:type="spellEnd"/>
      <w:r>
        <w:rPr>
          <w:rFonts w:ascii="Times New Roman" w:eastAsia="Times New Roman" w:hAnsi="Times New Roman"/>
          <w:sz w:val="24"/>
          <w:szCs w:val="24"/>
        </w:rPr>
        <w:t>;</w:t>
      </w:r>
    </w:p>
    <w:p w14:paraId="4FAF1112"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Các </w:t>
      </w:r>
      <w:proofErr w:type="spellStart"/>
      <w:r>
        <w:rPr>
          <w:rFonts w:ascii="Times New Roman" w:eastAsia="Times New Roman" w:hAnsi="Times New Roman"/>
          <w:sz w:val="24"/>
          <w:szCs w:val="24"/>
        </w:rPr>
        <w:t>nghĩa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vụ</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khác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được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tại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đồng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này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pháp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luật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có</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liên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quan</w:t>
      </w:r>
      <w:proofErr w:type="spellEnd"/>
      <w:r>
        <w:rPr>
          <w:rFonts w:ascii="Times New Roman" w:eastAsia="Times New Roman" w:hAnsi="Times New Roman"/>
          <w:sz w:val="24"/>
          <w:szCs w:val="24"/>
        </w:rPr>
        <w:t>.</w:t>
      </w:r>
    </w:p>
    <w:p w14:paraId="0A2EAC6B" w14:textId="77777777" w:rsidR="00724BA0" w:rsidRDefault="00724BA0">
      <w:pPr>
        <w:pStyle w:val="ListParagraph"/>
        <w:tabs>
          <w:tab w:val="left" w:pos="993"/>
          <w:tab w:val="left" w:pos="9639"/>
        </w:tabs>
        <w:spacing w:before="60" w:after="60" w:line="312" w:lineRule="auto"/>
        <w:ind w:left="993" w:right="622"/>
        <w:jc w:val="both"/>
        <w:rPr>
          <w:rFonts w:ascii="Times New Roman" w:eastAsia="Times New Roman" w:hAnsi="Times New Roman"/>
          <w:sz w:val="18"/>
          <w:szCs w:val="18"/>
        </w:rPr>
      </w:pPr>
    </w:p>
    <w:p w14:paraId="3B994649" w14:textId="77777777" w:rsidR="00724BA0" w:rsidRDefault="00000000">
      <w:pPr>
        <w:pStyle w:val="ListParagraph"/>
        <w:tabs>
          <w:tab w:val="left" w:pos="567"/>
          <w:tab w:val="left" w:pos="9498"/>
        </w:tabs>
        <w:spacing w:before="60" w:after="60" w:line="312" w:lineRule="auto"/>
        <w:ind w:left="567" w:right="622"/>
        <w:jc w:val="both"/>
        <w:rPr>
          <w:rFonts w:ascii="Times New Roman" w:hAnsi="Times New Roman"/>
          <w:b/>
          <w:bCs/>
          <w:sz w:val="24"/>
          <w:szCs w:val="24"/>
          <w:lang w:val="nl-NL"/>
        </w:rPr>
      </w:pPr>
      <w:r>
        <w:rPr>
          <w:rFonts w:ascii="Times New Roman" w:hAnsi="Times New Roman"/>
          <w:b/>
          <w:bCs/>
          <w:sz w:val="24"/>
          <w:szCs w:val="24"/>
          <w:u w:val="single"/>
          <w:lang w:val="nl-NL"/>
        </w:rPr>
        <w:t>Điều 6:</w:t>
      </w:r>
      <w:r>
        <w:rPr>
          <w:rFonts w:ascii="Times New Roman" w:hAnsi="Times New Roman"/>
          <w:b/>
          <w:bCs/>
          <w:sz w:val="24"/>
          <w:szCs w:val="24"/>
          <w:lang w:val="nl-NL"/>
        </w:rPr>
        <w:t xml:space="preserve">  Quyền hạn và nghĩa vụ của Công ty</w:t>
      </w:r>
    </w:p>
    <w:p w14:paraId="022A27F4" w14:textId="77777777" w:rsidR="00724BA0" w:rsidRDefault="00724BA0">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264B6F6B" w14:textId="77777777" w:rsidR="00724BA0" w:rsidRDefault="00724BA0">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36FE230E" w14:textId="77777777" w:rsidR="00724BA0" w:rsidRDefault="00724BA0">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4E93AFFE" w14:textId="77777777" w:rsidR="00724BA0" w:rsidRDefault="00000000">
      <w:pPr>
        <w:numPr>
          <w:ilvl w:val="1"/>
          <w:numId w:val="5"/>
        </w:numPr>
        <w:tabs>
          <w:tab w:val="left" w:pos="993"/>
          <w:tab w:val="left" w:pos="9498"/>
        </w:tabs>
        <w:spacing w:before="60" w:after="60" w:line="312" w:lineRule="auto"/>
        <w:ind w:left="993" w:right="622" w:hanging="426"/>
        <w:jc w:val="both"/>
        <w:rPr>
          <w:rFonts w:ascii="Times New Roman" w:hAnsi="Times New Roman"/>
          <w:iCs/>
          <w:sz w:val="24"/>
          <w:szCs w:val="24"/>
        </w:rPr>
      </w:pPr>
      <w:r>
        <w:rPr>
          <w:rFonts w:ascii="Times New Roman" w:hAnsi="Times New Roman"/>
          <w:iCs/>
          <w:sz w:val="24"/>
          <w:szCs w:val="24"/>
        </w:rPr>
        <w:t xml:space="preserve">Quyền </w:t>
      </w:r>
      <w:proofErr w:type="spellStart"/>
      <w:r>
        <w:rPr>
          <w:rFonts w:ascii="Times New Roman" w:hAnsi="Times New Roman"/>
          <w:iCs/>
          <w:sz w:val="24"/>
          <w:szCs w:val="24"/>
        </w:rPr>
        <w:t>hạn</w:t>
      </w:r>
      <w:proofErr w:type="spellEnd"/>
    </w:p>
    <w:p w14:paraId="12D3904C"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t>Điều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hành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người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hoàn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thành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công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theo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đồng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thử</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w:t>
      </w:r>
    </w:p>
    <w:p w14:paraId="59537219"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Trong </w:t>
      </w:r>
      <w:proofErr w:type="spellStart"/>
      <w:r>
        <w:rPr>
          <w:rFonts w:ascii="Times New Roman" w:eastAsia="Times New Roman" w:hAnsi="Times New Roman"/>
          <w:sz w:val="24"/>
          <w:szCs w:val="24"/>
        </w:rPr>
        <w:t>thời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thử</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công</w:t>
      </w:r>
      <w:proofErr w:type="spellEnd"/>
      <w:r>
        <w:rPr>
          <w:rFonts w:ascii="Times New Roman" w:eastAsia="Times New Roman" w:hAnsi="Times New Roman"/>
          <w:sz w:val="24"/>
          <w:szCs w:val="24"/>
        </w:rPr>
        <w:t xml:space="preserve"> ty </w:t>
      </w:r>
      <w:proofErr w:type="spellStart"/>
      <w:r>
        <w:rPr>
          <w:rFonts w:ascii="Times New Roman" w:eastAsia="Times New Roman" w:hAnsi="Times New Roman"/>
          <w:sz w:val="24"/>
          <w:szCs w:val="24"/>
        </w:rPr>
        <w:t>có</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quyền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chấm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dứt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đồng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thử</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không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cần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báo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trước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không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phải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bồi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thường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nếu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làm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thử</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người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không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đạt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yêu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cầu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theo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thoả</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thuận</w:t>
      </w:r>
      <w:proofErr w:type="spellEnd"/>
      <w:r>
        <w:rPr>
          <w:rFonts w:ascii="Times New Roman" w:eastAsia="Times New Roman" w:hAnsi="Times New Roman"/>
          <w:sz w:val="24"/>
          <w:szCs w:val="24"/>
        </w:rPr>
        <w:t>.</w:t>
      </w:r>
    </w:p>
    <w:p w14:paraId="714D15A7"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t>Tạm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hoãn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chấm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dứt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đồng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này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xử</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lý</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kỷ</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luật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Người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theo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pháp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luật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Nội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Công ty.</w:t>
      </w:r>
    </w:p>
    <w:p w14:paraId="35448913"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proofErr w:type="spellStart"/>
      <w:r>
        <w:rPr>
          <w:rFonts w:ascii="Times New Roman" w:eastAsia="Times New Roman" w:hAnsi="Times New Roman"/>
          <w:sz w:val="24"/>
          <w:szCs w:val="24"/>
        </w:rPr>
        <w:t>Có</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quyền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xử</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lý</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kỷ</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luật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buộc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Bên</w:t>
      </w:r>
      <w:proofErr w:type="spellEnd"/>
      <w:r>
        <w:rPr>
          <w:rFonts w:ascii="Times New Roman" w:eastAsia="Times New Roman" w:hAnsi="Times New Roman"/>
          <w:sz w:val="24"/>
          <w:szCs w:val="24"/>
        </w:rPr>
        <w:t xml:space="preserve"> B </w:t>
      </w:r>
      <w:proofErr w:type="spellStart"/>
      <w:r>
        <w:rPr>
          <w:rFonts w:ascii="Times New Roman" w:eastAsia="Times New Roman" w:hAnsi="Times New Roman"/>
          <w:sz w:val="24"/>
          <w:szCs w:val="24"/>
        </w:rPr>
        <w:t>bồi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thường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thiệt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hại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nếu</w:t>
      </w:r>
      <w:proofErr w:type="spellEnd"/>
      <w:r>
        <w:rPr>
          <w:rFonts w:ascii="Times New Roman" w:eastAsia="Times New Roman" w:hAnsi="Times New Roman"/>
          <w:sz w:val="24"/>
          <w:szCs w:val="24"/>
        </w:rPr>
        <w:t xml:space="preserve"> B </w:t>
      </w:r>
      <w:proofErr w:type="spellStart"/>
      <w:r>
        <w:rPr>
          <w:rFonts w:ascii="Times New Roman" w:eastAsia="Times New Roman" w:hAnsi="Times New Roman"/>
          <w:sz w:val="24"/>
          <w:szCs w:val="24"/>
        </w:rPr>
        <w:t>có</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hành</w:t>
      </w:r>
      <w:proofErr w:type="spellEnd"/>
      <w:r>
        <w:rPr>
          <w:rFonts w:ascii="Times New Roman" w:eastAsia="Times New Roman" w:hAnsi="Times New Roman"/>
          <w:sz w:val="24"/>
          <w:szCs w:val="24"/>
        </w:rPr>
        <w:t xml:space="preserve"> vi </w:t>
      </w:r>
      <w:proofErr w:type="spellStart"/>
      <w:r>
        <w:rPr>
          <w:rFonts w:ascii="Times New Roman" w:eastAsia="Times New Roman" w:hAnsi="Times New Roman"/>
          <w:sz w:val="24"/>
          <w:szCs w:val="24"/>
        </w:rPr>
        <w:t>vi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phạm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Bên</w:t>
      </w:r>
      <w:proofErr w:type="spellEnd"/>
      <w:r>
        <w:rPr>
          <w:rFonts w:ascii="Times New Roman" w:eastAsia="Times New Roman" w:hAnsi="Times New Roman"/>
          <w:sz w:val="24"/>
          <w:szCs w:val="24"/>
        </w:rPr>
        <w:t xml:space="preserve"> A;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pháp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luật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hoặc</w:t>
      </w:r>
      <w:proofErr w:type="spellEnd"/>
      <w:r>
        <w:rPr>
          <w:rFonts w:ascii="Times New Roman" w:eastAsia="Times New Roman" w:hAnsi="Times New Roman"/>
          <w:sz w:val="24"/>
          <w:szCs w:val="24"/>
        </w:rPr>
        <w:t xml:space="preserve"> vi </w:t>
      </w:r>
      <w:proofErr w:type="spellStart"/>
      <w:r>
        <w:rPr>
          <w:rFonts w:ascii="Times New Roman" w:eastAsia="Times New Roman" w:hAnsi="Times New Roman"/>
          <w:sz w:val="24"/>
          <w:szCs w:val="24"/>
        </w:rPr>
        <w:t>phạm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nghĩa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vụ</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theo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đồng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này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gây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thiệt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hại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cho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Bên</w:t>
      </w:r>
      <w:proofErr w:type="spellEnd"/>
      <w:r>
        <w:rPr>
          <w:rFonts w:ascii="Times New Roman" w:eastAsia="Times New Roman" w:hAnsi="Times New Roman"/>
          <w:sz w:val="24"/>
          <w:szCs w:val="24"/>
        </w:rPr>
        <w:t xml:space="preserve"> A;</w:t>
      </w:r>
    </w:p>
    <w:p w14:paraId="214B7CD7" w14:textId="77777777" w:rsidR="00724BA0" w:rsidRDefault="00000000">
      <w:pPr>
        <w:numPr>
          <w:ilvl w:val="1"/>
          <w:numId w:val="5"/>
        </w:numPr>
        <w:tabs>
          <w:tab w:val="left" w:pos="993"/>
          <w:tab w:val="left" w:pos="9498"/>
        </w:tabs>
        <w:spacing w:before="60" w:after="60" w:line="312" w:lineRule="auto"/>
        <w:ind w:left="993" w:right="622" w:hanging="426"/>
        <w:jc w:val="both"/>
        <w:rPr>
          <w:rFonts w:ascii="Times New Roman" w:hAnsi="Times New Roman"/>
          <w:iCs/>
          <w:sz w:val="24"/>
          <w:szCs w:val="24"/>
        </w:rPr>
      </w:pPr>
      <w:r>
        <w:rPr>
          <w:rFonts w:ascii="Times New Roman" w:hAnsi="Times New Roman"/>
          <w:iCs/>
          <w:sz w:val="24"/>
          <w:szCs w:val="24"/>
        </w:rPr>
        <w:t xml:space="preserve">Nghĩa </w:t>
      </w:r>
      <w:proofErr w:type="spellStart"/>
      <w:r>
        <w:rPr>
          <w:rFonts w:ascii="Times New Roman" w:hAnsi="Times New Roman"/>
          <w:iCs/>
          <w:sz w:val="24"/>
          <w:szCs w:val="24"/>
        </w:rPr>
        <w:t>vụ</w:t>
      </w:r>
      <w:proofErr w:type="spellEnd"/>
    </w:p>
    <w:p w14:paraId="6800FCE6"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Bảo </w:t>
      </w:r>
      <w:proofErr w:type="spellStart"/>
      <w:r>
        <w:rPr>
          <w:rFonts w:ascii="Times New Roman" w:eastAsia="Times New Roman" w:hAnsi="Times New Roman"/>
          <w:sz w:val="24"/>
          <w:szCs w:val="24"/>
        </w:rPr>
        <w:t>đảm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làm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thực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hiện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đầy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đủ</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những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điều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đã</w:t>
      </w:r>
      <w:proofErr w:type="spellEnd"/>
      <w:r>
        <w:rPr>
          <w:rFonts w:ascii="Times New Roman" w:eastAsia="Times New Roman" w:hAnsi="Times New Roman"/>
          <w:sz w:val="24"/>
          <w:szCs w:val="24"/>
        </w:rPr>
        <w:t xml:space="preserve"> cam </w:t>
      </w:r>
      <w:proofErr w:type="spellStart"/>
      <w:r>
        <w:rPr>
          <w:rFonts w:ascii="Times New Roman" w:eastAsia="Times New Roman" w:hAnsi="Times New Roman"/>
          <w:sz w:val="24"/>
          <w:szCs w:val="24"/>
        </w:rPr>
        <w:t>kết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trong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đồng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này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để</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người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đạt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hiệu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quả</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công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việc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cao</w:t>
      </w:r>
      <w:proofErr w:type="spellEnd"/>
      <w:r>
        <w:rPr>
          <w:rFonts w:ascii="Times New Roman" w:eastAsia="Times New Roman" w:hAnsi="Times New Roman"/>
          <w:sz w:val="24"/>
          <w:szCs w:val="24"/>
        </w:rPr>
        <w:t>.</w:t>
      </w:r>
    </w:p>
    <w:p w14:paraId="08F2F79F"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Thanh </w:t>
      </w:r>
      <w:proofErr w:type="spellStart"/>
      <w:r>
        <w:rPr>
          <w:rFonts w:ascii="Times New Roman" w:eastAsia="Times New Roman" w:hAnsi="Times New Roman"/>
          <w:sz w:val="24"/>
          <w:szCs w:val="24"/>
        </w:rPr>
        <w:t>toán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đầy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đủ</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đúng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hạn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các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chế</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quyền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lợi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cho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người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w:t>
      </w:r>
    </w:p>
    <w:p w14:paraId="6C125019"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Các </w:t>
      </w:r>
      <w:proofErr w:type="spellStart"/>
      <w:r>
        <w:rPr>
          <w:rFonts w:ascii="Times New Roman" w:eastAsia="Times New Roman" w:hAnsi="Times New Roman"/>
          <w:sz w:val="24"/>
          <w:szCs w:val="24"/>
        </w:rPr>
        <w:t>nghĩa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vụ</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khác</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theo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quy</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định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của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pháp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luật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và</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Hợp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đồng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này</w:t>
      </w:r>
      <w:proofErr w:type="spellEnd"/>
      <w:r>
        <w:rPr>
          <w:rFonts w:ascii="Times New Roman" w:eastAsia="Times New Roman" w:hAnsi="Times New Roman"/>
          <w:sz w:val="24"/>
          <w:szCs w:val="24"/>
        </w:rPr>
        <w:t>.</w:t>
      </w:r>
    </w:p>
    <w:p w14:paraId="1597B7E9" w14:textId="77777777" w:rsidR="00724BA0" w:rsidRDefault="00000000">
      <w:pPr>
        <w:tabs>
          <w:tab w:val="left" w:pos="993"/>
          <w:tab w:val="left" w:pos="9498"/>
        </w:tabs>
        <w:spacing w:before="60" w:after="60" w:line="312" w:lineRule="auto"/>
        <w:ind w:left="567" w:right="622"/>
        <w:jc w:val="both"/>
        <w:rPr>
          <w:rFonts w:ascii="Times New Roman" w:hAnsi="Times New Roman"/>
          <w:b/>
          <w:bCs/>
          <w:sz w:val="24"/>
          <w:szCs w:val="24"/>
        </w:rPr>
      </w:pPr>
      <w:proofErr w:type="spellStart"/>
      <w:r>
        <w:rPr>
          <w:rFonts w:ascii="Times New Roman" w:hAnsi="Times New Roman"/>
          <w:b/>
          <w:bCs/>
          <w:sz w:val="24"/>
          <w:szCs w:val="24"/>
          <w:u w:val="single"/>
        </w:rPr>
        <w:t>Điều</w:t>
      </w:r>
      <w:proofErr w:type="spellEnd"/>
      <w:r>
        <w:rPr>
          <w:rFonts w:ascii="Times New Roman" w:hAnsi="Times New Roman"/>
          <w:b/>
          <w:bCs/>
          <w:sz w:val="24"/>
          <w:szCs w:val="24"/>
          <w:u w:val="single"/>
        </w:rPr>
        <w:t xml:space="preserve"> 7</w:t>
      </w:r>
      <w:r>
        <w:rPr>
          <w:rFonts w:ascii="Times New Roman" w:hAnsi="Times New Roman"/>
          <w:b/>
          <w:bCs/>
          <w:sz w:val="24"/>
          <w:szCs w:val="24"/>
        </w:rPr>
        <w:t xml:space="preserve">: Các </w:t>
      </w:r>
      <w:proofErr w:type="spellStart"/>
      <w:r>
        <w:rPr>
          <w:rFonts w:ascii="Times New Roman" w:hAnsi="Times New Roman"/>
          <w:b/>
          <w:bCs/>
          <w:sz w:val="24"/>
          <w:szCs w:val="24"/>
        </w:rPr>
        <w:t>điều</w:t>
      </w:r>
      <w:proofErr w:type="spellEnd"/>
      <w:r>
        <w:rPr>
          <w:rFonts w:ascii="Times New Roman" w:hAnsi="Times New Roman"/>
          <w:b/>
          <w:bCs/>
          <w:sz w:val="24"/>
          <w:szCs w:val="24"/>
        </w:rPr>
        <w:t xml:space="preserve"> </w:t>
      </w:r>
      <w:proofErr w:type="spellStart"/>
      <w:r>
        <w:rPr>
          <w:rFonts w:ascii="Times New Roman" w:hAnsi="Times New Roman"/>
          <w:b/>
          <w:bCs/>
          <w:sz w:val="24"/>
          <w:szCs w:val="24"/>
        </w:rPr>
        <w:t>khoản</w:t>
      </w:r>
      <w:proofErr w:type="spellEnd"/>
      <w:r>
        <w:rPr>
          <w:rFonts w:ascii="Times New Roman" w:hAnsi="Times New Roman"/>
          <w:b/>
          <w:bCs/>
          <w:sz w:val="24"/>
          <w:szCs w:val="24"/>
        </w:rPr>
        <w:t xml:space="preserve"> </w:t>
      </w:r>
      <w:proofErr w:type="spellStart"/>
      <w:r>
        <w:rPr>
          <w:rFonts w:ascii="Times New Roman" w:hAnsi="Times New Roman"/>
          <w:b/>
          <w:bCs/>
          <w:sz w:val="24"/>
          <w:szCs w:val="24"/>
        </w:rPr>
        <w:t>thi</w:t>
      </w:r>
      <w:proofErr w:type="spellEnd"/>
      <w:r>
        <w:rPr>
          <w:rFonts w:ascii="Times New Roman" w:hAnsi="Times New Roman"/>
          <w:b/>
          <w:bCs/>
          <w:sz w:val="24"/>
          <w:szCs w:val="24"/>
        </w:rPr>
        <w:t xml:space="preserve"> </w:t>
      </w:r>
      <w:proofErr w:type="spellStart"/>
      <w:r>
        <w:rPr>
          <w:rFonts w:ascii="Times New Roman" w:hAnsi="Times New Roman"/>
          <w:b/>
          <w:bCs/>
          <w:sz w:val="24"/>
          <w:szCs w:val="24"/>
        </w:rPr>
        <w:t>hành</w:t>
      </w:r>
      <w:proofErr w:type="spellEnd"/>
    </w:p>
    <w:p w14:paraId="78771D9D" w14:textId="77777777" w:rsidR="00724BA0" w:rsidRDefault="00724BA0">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0CB8042D" w14:textId="77777777" w:rsidR="00724BA0" w:rsidRDefault="00724BA0">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0A84FACF" w14:textId="77777777" w:rsidR="00724BA0" w:rsidRDefault="00724BA0">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2A967D1D" w14:textId="77777777" w:rsidR="00724BA0" w:rsidRDefault="00000000">
      <w:pPr>
        <w:numPr>
          <w:ilvl w:val="1"/>
          <w:numId w:val="6"/>
        </w:numPr>
        <w:tabs>
          <w:tab w:val="left" w:pos="9498"/>
        </w:tabs>
        <w:spacing w:before="60" w:after="60" w:line="312" w:lineRule="auto"/>
        <w:ind w:left="993" w:right="622" w:hanging="426"/>
        <w:jc w:val="both"/>
        <w:rPr>
          <w:rFonts w:ascii="Times New Roman" w:hAnsi="Times New Roman"/>
          <w:iCs/>
          <w:sz w:val="24"/>
          <w:szCs w:val="24"/>
          <w:lang w:val="fr-FR"/>
        </w:rPr>
      </w:pPr>
      <w:proofErr w:type="spellStart"/>
      <w:r>
        <w:rPr>
          <w:rFonts w:ascii="Times New Roman" w:hAnsi="Times New Roman"/>
          <w:iCs/>
          <w:sz w:val="24"/>
          <w:szCs w:val="24"/>
          <w:lang w:val="fr-FR"/>
        </w:rPr>
        <w:t>Những</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vấn</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đề</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về</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thử</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việc</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không</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ghi</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trong</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Hợp</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đồng</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này</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thì</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áp</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dụng</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quy</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định</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của</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pháp</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luật</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liên</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quan</w:t>
      </w:r>
      <w:proofErr w:type="spellEnd"/>
      <w:r>
        <w:rPr>
          <w:rFonts w:ascii="Times New Roman" w:hAnsi="Times New Roman"/>
          <w:iCs/>
          <w:sz w:val="24"/>
          <w:szCs w:val="24"/>
          <w:lang w:val="fr-FR"/>
        </w:rPr>
        <w:t>.</w:t>
      </w:r>
    </w:p>
    <w:p w14:paraId="6A4A97ED" w14:textId="77777777" w:rsidR="00724BA0" w:rsidRDefault="00000000">
      <w:pPr>
        <w:numPr>
          <w:ilvl w:val="1"/>
          <w:numId w:val="6"/>
        </w:numPr>
        <w:tabs>
          <w:tab w:val="left" w:pos="9498"/>
        </w:tabs>
        <w:spacing w:before="60" w:after="60" w:line="312" w:lineRule="auto"/>
        <w:ind w:left="993" w:right="622" w:hanging="426"/>
        <w:jc w:val="both"/>
        <w:rPr>
          <w:rFonts w:ascii="Times New Roman" w:hAnsi="Times New Roman"/>
          <w:iCs/>
          <w:sz w:val="24"/>
          <w:szCs w:val="24"/>
          <w:lang w:val="fr-FR"/>
        </w:rPr>
      </w:pPr>
      <w:r>
        <w:rPr>
          <w:rFonts w:ascii="Times New Roman" w:hAnsi="Times New Roman"/>
          <w:iCs/>
          <w:sz w:val="24"/>
          <w:szCs w:val="24"/>
          <w:lang w:val="fr-FR"/>
        </w:rPr>
        <w:t xml:space="preserve">Theo </w:t>
      </w:r>
      <w:proofErr w:type="spellStart"/>
      <w:r>
        <w:rPr>
          <w:rFonts w:ascii="Times New Roman" w:hAnsi="Times New Roman"/>
          <w:iCs/>
          <w:sz w:val="24"/>
          <w:szCs w:val="24"/>
          <w:lang w:val="fr-FR"/>
        </w:rPr>
        <w:t>nhu</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cầu</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của</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Bên</w:t>
      </w:r>
      <w:proofErr w:type="spellEnd"/>
      <w:r>
        <w:rPr>
          <w:rFonts w:ascii="Times New Roman" w:hAnsi="Times New Roman"/>
          <w:iCs/>
          <w:sz w:val="24"/>
          <w:szCs w:val="24"/>
          <w:lang w:val="fr-FR"/>
        </w:rPr>
        <w:t xml:space="preserve"> A, </w:t>
      </w:r>
      <w:proofErr w:type="spellStart"/>
      <w:r>
        <w:rPr>
          <w:rFonts w:ascii="Times New Roman" w:hAnsi="Times New Roman"/>
          <w:iCs/>
          <w:sz w:val="24"/>
          <w:szCs w:val="24"/>
          <w:lang w:val="fr-FR"/>
        </w:rPr>
        <w:t>với</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sự</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đồng</w:t>
      </w:r>
      <w:proofErr w:type="spellEnd"/>
      <w:r>
        <w:rPr>
          <w:rFonts w:ascii="Times New Roman" w:hAnsi="Times New Roman"/>
          <w:iCs/>
          <w:sz w:val="24"/>
          <w:szCs w:val="24"/>
          <w:lang w:val="fr-FR"/>
        </w:rPr>
        <w:t xml:space="preserve"> ý </w:t>
      </w:r>
      <w:proofErr w:type="spellStart"/>
      <w:r>
        <w:rPr>
          <w:rFonts w:ascii="Times New Roman" w:hAnsi="Times New Roman"/>
          <w:iCs/>
          <w:sz w:val="24"/>
          <w:szCs w:val="24"/>
          <w:lang w:val="fr-FR"/>
        </w:rPr>
        <w:t>của</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Bên</w:t>
      </w:r>
      <w:proofErr w:type="spellEnd"/>
      <w:r>
        <w:rPr>
          <w:rFonts w:ascii="Times New Roman" w:hAnsi="Times New Roman"/>
          <w:iCs/>
          <w:sz w:val="24"/>
          <w:szCs w:val="24"/>
          <w:lang w:val="fr-FR"/>
        </w:rPr>
        <w:t xml:space="preserve"> B, </w:t>
      </w:r>
      <w:proofErr w:type="spellStart"/>
      <w:r>
        <w:rPr>
          <w:rFonts w:ascii="Times New Roman" w:hAnsi="Times New Roman"/>
          <w:iCs/>
          <w:sz w:val="24"/>
          <w:szCs w:val="24"/>
          <w:lang w:val="fr-FR"/>
        </w:rPr>
        <w:t>hai</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bên</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có</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thể</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thỏa</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thuận</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ký</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kết</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hợp</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đồng</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đào</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tạo</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thỏa</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thuận</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bảo</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mật</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và</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không</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cạnh</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tranh</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hợp</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đồng</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trách</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nhiệm</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hoặc</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bất</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kỳ</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thỏa</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thuận</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nào</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khác</w:t>
      </w:r>
      <w:proofErr w:type="spellEnd"/>
      <w:r>
        <w:rPr>
          <w:rFonts w:ascii="Times New Roman" w:hAnsi="Times New Roman"/>
          <w:iCs/>
          <w:sz w:val="24"/>
          <w:szCs w:val="24"/>
          <w:lang w:val="fr-FR"/>
        </w:rPr>
        <w:t xml:space="preserve">. Hai </w:t>
      </w:r>
      <w:proofErr w:type="spellStart"/>
      <w:r>
        <w:rPr>
          <w:rFonts w:ascii="Times New Roman" w:hAnsi="Times New Roman"/>
          <w:iCs/>
          <w:sz w:val="24"/>
          <w:szCs w:val="24"/>
          <w:lang w:val="fr-FR"/>
        </w:rPr>
        <w:t>bên</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đồng</w:t>
      </w:r>
      <w:proofErr w:type="spellEnd"/>
      <w:r>
        <w:rPr>
          <w:rFonts w:ascii="Times New Roman" w:hAnsi="Times New Roman"/>
          <w:iCs/>
          <w:sz w:val="24"/>
          <w:szCs w:val="24"/>
          <w:lang w:val="fr-FR"/>
        </w:rPr>
        <w:t xml:space="preserve"> ý </w:t>
      </w:r>
      <w:proofErr w:type="spellStart"/>
      <w:r>
        <w:rPr>
          <w:rFonts w:ascii="Times New Roman" w:hAnsi="Times New Roman"/>
          <w:iCs/>
          <w:sz w:val="24"/>
          <w:szCs w:val="24"/>
          <w:lang w:val="fr-FR"/>
        </w:rPr>
        <w:t>rằng</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các</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thỏa</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thuận</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này</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độc</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lập</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với</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Hợp</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đồng</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này</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và</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có</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giá</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trị</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hiệu</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lực</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điều</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chỉnh</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các</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bên</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theo</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thỏa</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thuận</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tại</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các</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hợp</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đồng</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đó</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và</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quy</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định</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pháp</w:t>
      </w:r>
      <w:proofErr w:type="spellEnd"/>
      <w:r>
        <w:rPr>
          <w:rFonts w:ascii="Times New Roman" w:hAnsi="Times New Roman"/>
          <w:iCs/>
          <w:sz w:val="24"/>
          <w:szCs w:val="24"/>
          <w:lang w:val="fr-FR"/>
        </w:rPr>
        <w:t xml:space="preserve"> </w:t>
      </w:r>
      <w:proofErr w:type="spellStart"/>
      <w:r>
        <w:rPr>
          <w:rFonts w:ascii="Times New Roman" w:hAnsi="Times New Roman"/>
          <w:iCs/>
          <w:sz w:val="24"/>
          <w:szCs w:val="24"/>
          <w:lang w:val="fr-FR"/>
        </w:rPr>
        <w:t>luật</w:t>
      </w:r>
      <w:proofErr w:type="spellEnd"/>
      <w:r>
        <w:rPr>
          <w:rFonts w:ascii="Times New Roman" w:hAnsi="Times New Roman"/>
          <w:iCs/>
          <w:sz w:val="24"/>
          <w:szCs w:val="24"/>
          <w:lang w:val="fr-FR"/>
        </w:rPr>
        <w:t>.</w:t>
      </w:r>
    </w:p>
    <w:p w14:paraId="4AB3497F" w14:textId="77777777" w:rsidR="00724BA0" w:rsidRDefault="00000000">
      <w:pPr>
        <w:numPr>
          <w:ilvl w:val="1"/>
          <w:numId w:val="6"/>
        </w:numPr>
        <w:tabs>
          <w:tab w:val="left" w:pos="9498"/>
        </w:tabs>
        <w:spacing w:before="60" w:after="60" w:line="312" w:lineRule="auto"/>
        <w:ind w:left="993" w:right="622" w:hanging="426"/>
        <w:jc w:val="both"/>
        <w:rPr>
          <w:rFonts w:ascii="Times New Roman" w:hAnsi="Times New Roman"/>
          <w:sz w:val="24"/>
          <w:szCs w:val="24"/>
          <w:lang w:val="nl-NL"/>
        </w:rPr>
      </w:pPr>
      <w:r>
        <w:rPr>
          <w:rFonts w:ascii="Times New Roman" w:hAnsi="Times New Roman"/>
          <w:sz w:val="24"/>
          <w:szCs w:val="24"/>
          <w:lang w:val="nl-NL"/>
        </w:rPr>
        <w:t>Hợp đồng này có thể được quy định chi tiết bằng các phụ lục hợp đồng thử việc, theo đó nếu phụ lục hợp đồng thử việc quy định dẫn đến cách hiểu khác hợp đồng thử việc thì theo quy định của Hợp đồng này. Nội dung của Hợp đồng này có thể được sửa đổi, bổ sung bằng phụ lục hợp đồng, theo đó, các bên nêu rõ điều khoản được sửa đổi, bổ sung và thời điểm bắt đầu có hiệu lực của điều khoản được sửa đổi, bổ sung.</w:t>
      </w:r>
    </w:p>
    <w:p w14:paraId="5B176447" w14:textId="77777777" w:rsidR="00724BA0" w:rsidRDefault="00000000">
      <w:pPr>
        <w:numPr>
          <w:ilvl w:val="1"/>
          <w:numId w:val="6"/>
        </w:numPr>
        <w:tabs>
          <w:tab w:val="left" w:pos="993"/>
          <w:tab w:val="left" w:pos="9498"/>
        </w:tabs>
        <w:spacing w:before="60" w:after="60" w:line="312" w:lineRule="auto"/>
        <w:ind w:left="993" w:right="622" w:hanging="426"/>
        <w:jc w:val="both"/>
        <w:rPr>
          <w:rFonts w:ascii="Times New Roman" w:hAnsi="Times New Roman"/>
          <w:b/>
          <w:bCs/>
          <w:sz w:val="24"/>
          <w:szCs w:val="24"/>
          <w:lang w:val="fr-FR"/>
        </w:rPr>
      </w:pPr>
      <w:proofErr w:type="spellStart"/>
      <w:r>
        <w:rPr>
          <w:rFonts w:ascii="Times New Roman" w:hAnsi="Times New Roman"/>
          <w:sz w:val="24"/>
          <w:szCs w:val="24"/>
          <w:lang w:val="fr-FR"/>
        </w:rPr>
        <w:t>Hợp</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đồng</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thử</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việc</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này</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được</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lập</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thành</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hai</w:t>
      </w:r>
      <w:proofErr w:type="spellEnd"/>
      <w:r>
        <w:rPr>
          <w:rFonts w:ascii="Times New Roman" w:hAnsi="Times New Roman"/>
          <w:sz w:val="24"/>
          <w:szCs w:val="24"/>
          <w:lang w:val="fr-FR"/>
        </w:rPr>
        <w:t xml:space="preserve"> (02) </w:t>
      </w:r>
      <w:proofErr w:type="spellStart"/>
      <w:r>
        <w:rPr>
          <w:rFonts w:ascii="Times New Roman" w:hAnsi="Times New Roman"/>
          <w:sz w:val="24"/>
          <w:szCs w:val="24"/>
          <w:lang w:val="fr-FR"/>
        </w:rPr>
        <w:t>bản</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có</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giá</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trị</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pháp</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lý</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như</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nhau</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và</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có</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hiệu</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lực</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từ</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ngày</w:t>
      </w:r>
      <w:proofErr w:type="spellEnd"/>
      <w:r>
        <w:rPr>
          <w:rFonts w:ascii="Times New Roman" w:hAnsi="Times New Roman"/>
          <w:sz w:val="24"/>
          <w:szCs w:val="24"/>
          <w:lang w:val="fr-FR"/>
        </w:rPr>
        <w:t xml:space="preserve"> </w:t>
      </w:r>
      <w:r>
        <w:rPr>
          <w:rFonts w:ascii="Times New Roman" w:hAnsi="Times New Roman"/>
          <w:b/>
          <w:bCs/>
          <w:sz w:val="24"/>
          <w:szCs w:val="24"/>
          <w:lang w:val="fr-FR"/>
        </w:rPr>
        <w:t>……/………/…….</w:t>
      </w:r>
    </w:p>
    <w:p w14:paraId="2B6EDB26"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01 </w:t>
      </w:r>
      <w:proofErr w:type="spellStart"/>
      <w:r>
        <w:rPr>
          <w:rFonts w:ascii="Times New Roman" w:eastAsia="Times New Roman" w:hAnsi="Times New Roman"/>
          <w:sz w:val="24"/>
          <w:szCs w:val="24"/>
        </w:rPr>
        <w:t>bản</w:t>
      </w:r>
      <w:proofErr w:type="spellEnd"/>
      <w:r>
        <w:rPr>
          <w:rFonts w:ascii="Times New Roman" w:eastAsia="Times New Roman" w:hAnsi="Times New Roman"/>
          <w:sz w:val="24"/>
          <w:szCs w:val="24"/>
        </w:rPr>
        <w:t xml:space="preserve"> do </w:t>
      </w:r>
      <w:proofErr w:type="spellStart"/>
      <w:r>
        <w:rPr>
          <w:rFonts w:ascii="Times New Roman" w:eastAsia="Times New Roman" w:hAnsi="Times New Roman"/>
          <w:sz w:val="24"/>
          <w:szCs w:val="24"/>
        </w:rPr>
        <w:t>Người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lao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động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giữ</w:t>
      </w:r>
      <w:proofErr w:type="spellEnd"/>
      <w:r>
        <w:rPr>
          <w:rFonts w:ascii="Times New Roman" w:eastAsia="Times New Roman" w:hAnsi="Times New Roman"/>
          <w:sz w:val="24"/>
          <w:szCs w:val="24"/>
        </w:rPr>
        <w:t>;</w:t>
      </w:r>
    </w:p>
    <w:p w14:paraId="56DA1519"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01 </w:t>
      </w:r>
      <w:proofErr w:type="spellStart"/>
      <w:r>
        <w:rPr>
          <w:rFonts w:ascii="Times New Roman" w:eastAsia="Times New Roman" w:hAnsi="Times New Roman"/>
          <w:sz w:val="24"/>
          <w:szCs w:val="24"/>
        </w:rPr>
        <w:t>bản</w:t>
      </w:r>
      <w:proofErr w:type="spellEnd"/>
      <w:r>
        <w:rPr>
          <w:rFonts w:ascii="Times New Roman" w:eastAsia="Times New Roman" w:hAnsi="Times New Roman"/>
          <w:sz w:val="24"/>
          <w:szCs w:val="24"/>
        </w:rPr>
        <w:t xml:space="preserve"> do Công ty </w:t>
      </w:r>
      <w:proofErr w:type="spellStart"/>
      <w:r>
        <w:rPr>
          <w:rFonts w:ascii="Times New Roman" w:eastAsia="Times New Roman" w:hAnsi="Times New Roman"/>
          <w:sz w:val="24"/>
          <w:szCs w:val="24"/>
        </w:rPr>
        <w:t>giữ</w:t>
      </w:r>
      <w:proofErr w:type="spellEnd"/>
      <w:r>
        <w:rPr>
          <w:rFonts w:ascii="Times New Roman" w:eastAsia="Times New Roman" w:hAnsi="Times New Roman"/>
          <w:sz w:val="24"/>
          <w:szCs w:val="24"/>
        </w:rPr>
        <w:t>.</w:t>
      </w:r>
    </w:p>
    <w:p w14:paraId="07684730" w14:textId="77777777" w:rsidR="00724BA0" w:rsidRDefault="00000000">
      <w:pPr>
        <w:numPr>
          <w:ilvl w:val="1"/>
          <w:numId w:val="6"/>
        </w:numPr>
        <w:tabs>
          <w:tab w:val="left" w:pos="9498"/>
        </w:tabs>
        <w:spacing w:before="60" w:after="60" w:line="312" w:lineRule="auto"/>
        <w:ind w:left="993" w:right="622" w:hanging="426"/>
        <w:jc w:val="both"/>
        <w:rPr>
          <w:rFonts w:ascii="Times New Roman" w:hAnsi="Times New Roman"/>
          <w:sz w:val="24"/>
          <w:szCs w:val="24"/>
          <w:lang w:val="nl-NL"/>
        </w:rPr>
      </w:pPr>
      <w:r>
        <w:rPr>
          <w:rFonts w:ascii="Times New Roman" w:hAnsi="Times New Roman"/>
          <w:sz w:val="24"/>
          <w:szCs w:val="24"/>
          <w:lang w:val="nl-NL"/>
        </w:rPr>
        <w:t>Hai bên đã đọc kỹ, hiểu rõ các nội dung trên đây và tự nguyện ký vào Hợp đồng để thực hiện.</w:t>
      </w:r>
    </w:p>
    <w:p w14:paraId="467FAD84" w14:textId="77777777" w:rsidR="00724BA0" w:rsidRDefault="00724BA0">
      <w:pPr>
        <w:tabs>
          <w:tab w:val="left" w:pos="0"/>
        </w:tabs>
        <w:spacing w:after="0" w:line="312" w:lineRule="auto"/>
        <w:ind w:left="567" w:right="730"/>
        <w:jc w:val="both"/>
        <w:rPr>
          <w:rFonts w:ascii="Times New Roman" w:eastAsia="Times New Roman" w:hAnsi="Times New Roman"/>
          <w:sz w:val="18"/>
          <w:szCs w:val="28"/>
          <w:lang w:val="nl-NL"/>
        </w:rPr>
      </w:pPr>
    </w:p>
    <w:tbl>
      <w:tblPr>
        <w:tblW w:w="0" w:type="auto"/>
        <w:tblLook w:val="04A0" w:firstRow="1" w:lastRow="0" w:firstColumn="1" w:lastColumn="0" w:noHBand="0" w:noVBand="1"/>
      </w:tblPr>
      <w:tblGrid>
        <w:gridCol w:w="4810"/>
        <w:gridCol w:w="4811"/>
      </w:tblGrid>
      <w:tr w:rsidR="00724BA0" w14:paraId="55054BA1" w14:textId="77777777">
        <w:tc>
          <w:tcPr>
            <w:tcW w:w="4810" w:type="dxa"/>
          </w:tcPr>
          <w:p w14:paraId="2B3079D2" w14:textId="77777777" w:rsidR="00724BA0" w:rsidRDefault="00000000">
            <w:pPr>
              <w:tabs>
                <w:tab w:val="left" w:pos="0"/>
              </w:tabs>
              <w:spacing w:before="120" w:after="0" w:line="312" w:lineRule="auto"/>
              <w:jc w:val="center"/>
              <w:rPr>
                <w:rFonts w:ascii="Times New Roman" w:eastAsia="Times New Roman" w:hAnsi="Times New Roman"/>
                <w:b/>
                <w:bCs/>
                <w:sz w:val="24"/>
                <w:szCs w:val="24"/>
                <w:lang w:val="nl-NL"/>
              </w:rPr>
            </w:pPr>
            <w:r>
              <w:rPr>
                <w:rFonts w:ascii="Times New Roman" w:eastAsia="Times New Roman" w:hAnsi="Times New Roman"/>
                <w:b/>
                <w:bCs/>
                <w:sz w:val="24"/>
                <w:szCs w:val="24"/>
                <w:lang w:val="nl-NL"/>
              </w:rPr>
              <w:t>NGƯỜI LAO ĐỘNG</w:t>
            </w:r>
          </w:p>
          <w:p w14:paraId="7DBE3119" w14:textId="77777777" w:rsidR="00724BA0" w:rsidRDefault="00000000">
            <w:pPr>
              <w:tabs>
                <w:tab w:val="left" w:pos="0"/>
              </w:tabs>
              <w:spacing w:after="0" w:line="312" w:lineRule="auto"/>
              <w:jc w:val="center"/>
              <w:rPr>
                <w:rFonts w:ascii="Times New Roman" w:eastAsia="Times New Roman" w:hAnsi="Times New Roman"/>
                <w:i/>
                <w:iCs/>
                <w:sz w:val="24"/>
                <w:szCs w:val="24"/>
                <w:lang w:val="nl-NL"/>
              </w:rPr>
            </w:pPr>
            <w:r>
              <w:rPr>
                <w:rFonts w:ascii="Times New Roman" w:eastAsia="Times New Roman" w:hAnsi="Times New Roman"/>
                <w:i/>
                <w:iCs/>
                <w:sz w:val="24"/>
                <w:szCs w:val="24"/>
                <w:lang w:val="nl-NL"/>
              </w:rPr>
              <w:t>( Ký, ghi rõ họ tên)</w:t>
            </w:r>
          </w:p>
        </w:tc>
        <w:tc>
          <w:tcPr>
            <w:tcW w:w="4811" w:type="dxa"/>
          </w:tcPr>
          <w:p w14:paraId="046E74B0" w14:textId="77777777" w:rsidR="00724BA0" w:rsidRDefault="00000000">
            <w:pPr>
              <w:tabs>
                <w:tab w:val="left" w:pos="0"/>
              </w:tabs>
              <w:spacing w:before="120" w:after="0" w:line="312" w:lineRule="auto"/>
              <w:jc w:val="center"/>
              <w:rPr>
                <w:rFonts w:ascii="Times New Roman" w:eastAsia="Times New Roman" w:hAnsi="Times New Roman"/>
                <w:b/>
                <w:bCs/>
                <w:sz w:val="24"/>
                <w:szCs w:val="24"/>
                <w:lang w:val="nl-NL"/>
              </w:rPr>
            </w:pPr>
            <w:r>
              <w:rPr>
                <w:rFonts w:ascii="Times New Roman" w:eastAsia="Times New Roman" w:hAnsi="Times New Roman"/>
                <w:b/>
                <w:bCs/>
                <w:sz w:val="24"/>
                <w:szCs w:val="24"/>
                <w:lang w:val="nl-NL"/>
              </w:rPr>
              <w:t>NGƯỜI SỬ DỤNG LAO ĐỘNG</w:t>
            </w:r>
          </w:p>
          <w:p w14:paraId="1C7F26EE" w14:textId="77777777" w:rsidR="00724BA0" w:rsidRDefault="00000000">
            <w:pPr>
              <w:tabs>
                <w:tab w:val="left" w:pos="0"/>
              </w:tabs>
              <w:spacing w:after="0" w:line="312" w:lineRule="auto"/>
              <w:jc w:val="center"/>
              <w:rPr>
                <w:rFonts w:ascii="Times New Roman" w:eastAsia="Times New Roman" w:hAnsi="Times New Roman"/>
                <w:i/>
                <w:iCs/>
                <w:sz w:val="24"/>
                <w:szCs w:val="24"/>
                <w:lang w:val="nl-NL"/>
              </w:rPr>
            </w:pPr>
            <w:r>
              <w:rPr>
                <w:rFonts w:ascii="Times New Roman" w:eastAsia="Times New Roman" w:hAnsi="Times New Roman"/>
                <w:i/>
                <w:iCs/>
                <w:sz w:val="24"/>
                <w:szCs w:val="24"/>
                <w:lang w:val="nl-NL"/>
              </w:rPr>
              <w:t>Ký, đóng dấu, ghi rõ họ tên)</w:t>
            </w:r>
          </w:p>
        </w:tc>
      </w:tr>
    </w:tbl>
    <w:p w14:paraId="47335128" w14:textId="77777777" w:rsidR="00724BA0" w:rsidRDefault="00724BA0">
      <w:pPr>
        <w:rPr>
          <w:lang w:val="nl-NL"/>
        </w:rPr>
      </w:pPr>
    </w:p>
    <w:p w14:paraId="16BD3411" w14:textId="77777777" w:rsidR="00724BA0" w:rsidRDefault="00724BA0">
      <w:pPr>
        <w:rPr>
          <w:lang w:val="nl-NL"/>
        </w:rPr>
      </w:pPr>
    </w:p>
    <w:p w14:paraId="73831D0E" w14:textId="77777777" w:rsidR="00724BA0" w:rsidRDefault="00724BA0">
      <w:pPr>
        <w:rPr>
          <w:lang w:val="nl-NL"/>
        </w:rPr>
      </w:pPr>
    </w:p>
    <w:p w14:paraId="07FE9AB9" w14:textId="77777777" w:rsidR="00724BA0" w:rsidRDefault="00724BA0">
      <w:pPr>
        <w:rPr>
          <w:lang w:val="nl-NL"/>
        </w:rPr>
      </w:pPr>
    </w:p>
    <w:p w14:paraId="4D826FC4" w14:textId="77777777" w:rsidR="00724BA0" w:rsidRDefault="00724BA0">
      <w:pPr>
        <w:rPr>
          <w:lang w:val="nl-NL"/>
        </w:rPr>
      </w:pPr>
    </w:p>
    <w:p w14:paraId="200693C3" w14:textId="77777777" w:rsidR="00724BA0" w:rsidRDefault="00724BA0">
      <w:pPr>
        <w:rPr>
          <w:lang w:val="nl-NL"/>
        </w:rPr>
      </w:pPr>
    </w:p>
    <w:p w14:paraId="375F6659" w14:textId="77777777" w:rsidR="00724BA0" w:rsidRDefault="00724BA0">
      <w:pPr>
        <w:rPr>
          <w:lang w:val="nl-NL"/>
        </w:rPr>
      </w:pPr>
    </w:p>
    <w:p w14:paraId="61E63B3F" w14:textId="77777777" w:rsidR="00724BA0" w:rsidRDefault="00724BA0">
      <w:pPr>
        <w:tabs>
          <w:tab w:val="left" w:pos="1620"/>
        </w:tabs>
        <w:rPr>
          <w:lang w:val="nl-NL"/>
        </w:rPr>
      </w:pPr>
    </w:p>
    <w:sectPr w:rsidR="00724BA0">
      <w:footerReference w:type="even" r:id="rId8"/>
      <w:footerReference w:type="default" r:id="rId9"/>
      <w:pgSz w:w="11906" w:h="16838"/>
      <w:pgMar w:top="680" w:right="567" w:bottom="624" w:left="794" w:header="1418"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C3B48" w14:textId="77777777" w:rsidR="00712149" w:rsidRDefault="00712149">
      <w:pPr>
        <w:spacing w:line="240" w:lineRule="auto"/>
      </w:pPr>
      <w:r>
        <w:separator/>
      </w:r>
    </w:p>
  </w:endnote>
  <w:endnote w:type="continuationSeparator" w:id="0">
    <w:p w14:paraId="71135315" w14:textId="77777777" w:rsidR="00712149" w:rsidRDefault="007121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default"/>
    <w:sig w:usb0="00000000"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default"/>
    <w:sig w:usb0="00000000"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559D8" w14:textId="77777777" w:rsidR="00724BA0"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E545D80" w14:textId="77777777" w:rsidR="00724BA0" w:rsidRDefault="00724B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FECA9" w14:textId="77777777" w:rsidR="00724BA0" w:rsidRDefault="00000000">
    <w:pPr>
      <w:tabs>
        <w:tab w:val="center" w:pos="4550"/>
        <w:tab w:val="left" w:pos="5818"/>
      </w:tabs>
      <w:ind w:right="260"/>
      <w:jc w:val="center"/>
      <w:rPr>
        <w:rFonts w:ascii="Times New Roman" w:hAnsi="Times New Roman"/>
        <w:color w:val="222A35" w:themeColor="text2" w:themeShade="80"/>
        <w:sz w:val="18"/>
        <w:szCs w:val="18"/>
      </w:rPr>
    </w:pPr>
    <w:r>
      <w:rPr>
        <w:rFonts w:ascii="Times New Roman" w:hAnsi="Times New Roman"/>
        <w:color w:val="323E4F" w:themeColor="text2" w:themeShade="BF"/>
        <w:sz w:val="18"/>
        <w:szCs w:val="18"/>
      </w:rPr>
      <w:fldChar w:fldCharType="begin"/>
    </w:r>
    <w:r>
      <w:rPr>
        <w:rFonts w:ascii="Times New Roman" w:hAnsi="Times New Roman"/>
        <w:color w:val="323E4F" w:themeColor="text2" w:themeShade="BF"/>
        <w:sz w:val="18"/>
        <w:szCs w:val="18"/>
      </w:rPr>
      <w:instrText xml:space="preserve"> PAGE   \* MERGEFORMAT </w:instrText>
    </w:r>
    <w:r>
      <w:rPr>
        <w:rFonts w:ascii="Times New Roman" w:hAnsi="Times New Roman"/>
        <w:color w:val="323E4F" w:themeColor="text2" w:themeShade="BF"/>
        <w:sz w:val="18"/>
        <w:szCs w:val="18"/>
      </w:rPr>
      <w:fldChar w:fldCharType="separate"/>
    </w:r>
    <w:r>
      <w:rPr>
        <w:rFonts w:ascii="Times New Roman" w:hAnsi="Times New Roman"/>
        <w:color w:val="323E4F" w:themeColor="text2" w:themeShade="BF"/>
        <w:sz w:val="18"/>
        <w:szCs w:val="18"/>
      </w:rPr>
      <w:t>5</w:t>
    </w:r>
    <w:r>
      <w:rPr>
        <w:rFonts w:ascii="Times New Roman" w:hAnsi="Times New Roman"/>
        <w:color w:val="323E4F" w:themeColor="text2" w:themeShade="BF"/>
        <w:sz w:val="18"/>
        <w:szCs w:val="18"/>
      </w:rPr>
      <w:fldChar w:fldCharType="end"/>
    </w:r>
    <w:r>
      <w:rPr>
        <w:rFonts w:ascii="Times New Roman" w:hAnsi="Times New Roman"/>
        <w:color w:val="323E4F" w:themeColor="text2" w:themeShade="BF"/>
        <w:sz w:val="18"/>
        <w:szCs w:val="18"/>
      </w:rPr>
      <w:t xml:space="preserve"> |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91668" w14:textId="77777777" w:rsidR="00712149" w:rsidRDefault="00712149">
      <w:pPr>
        <w:spacing w:after="0"/>
      </w:pPr>
      <w:r>
        <w:separator/>
      </w:r>
    </w:p>
  </w:footnote>
  <w:footnote w:type="continuationSeparator" w:id="0">
    <w:p w14:paraId="0F9AA4FA" w14:textId="77777777" w:rsidR="00712149" w:rsidRDefault="0071214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6E6E"/>
    <w:multiLevelType w:val="multilevel"/>
    <w:tmpl w:val="09996E6E"/>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39F0673B"/>
    <w:multiLevelType w:val="multilevel"/>
    <w:tmpl w:val="39F0673B"/>
    <w:lvl w:ilvl="0">
      <w:start w:val="1"/>
      <w:numFmt w:val="decimal"/>
      <w:lvlText w:val="%1."/>
      <w:lvlJc w:val="left"/>
      <w:pPr>
        <w:tabs>
          <w:tab w:val="left" w:pos="360"/>
        </w:tabs>
        <w:ind w:left="360" w:hanging="360"/>
      </w:pPr>
      <w:rPr>
        <w:rFonts w:hint="default"/>
        <w:b w:val="0"/>
        <w:color w:val="auto"/>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A4228B3"/>
    <w:multiLevelType w:val="multilevel"/>
    <w:tmpl w:val="3A4228B3"/>
    <w:lvl w:ilvl="0">
      <w:start w:val="2"/>
      <w:numFmt w:val="bullet"/>
      <w:lvlText w:val="-"/>
      <w:lvlJc w:val="left"/>
      <w:pPr>
        <w:ind w:left="720" w:hanging="360"/>
      </w:pPr>
      <w:rPr>
        <w:rFonts w:ascii="Times New Roman" w:eastAsia="Cordia New" w:hAnsi="Times New Roman" w:cs="Times New Roman" w:hint="default"/>
        <w:color w:val="000000"/>
        <w:sz w:val="2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2BE22E3"/>
    <w:multiLevelType w:val="multilevel"/>
    <w:tmpl w:val="42BE22E3"/>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587A1BC1"/>
    <w:multiLevelType w:val="multilevel"/>
    <w:tmpl w:val="587A1BC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2ED6E01"/>
    <w:multiLevelType w:val="multilevel"/>
    <w:tmpl w:val="62ED6E01"/>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num w:numId="1" w16cid:durableId="572281201">
    <w:abstractNumId w:val="4"/>
  </w:num>
  <w:num w:numId="2" w16cid:durableId="655307841">
    <w:abstractNumId w:val="1"/>
  </w:num>
  <w:num w:numId="3" w16cid:durableId="508908539">
    <w:abstractNumId w:val="2"/>
  </w:num>
  <w:num w:numId="4" w16cid:durableId="90591080">
    <w:abstractNumId w:val="3"/>
  </w:num>
  <w:num w:numId="5" w16cid:durableId="166671363">
    <w:abstractNumId w:val="0"/>
  </w:num>
  <w:num w:numId="6" w16cid:durableId="36729625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rson w15:author="Hanoi">
    <w15:presenceInfo w15:providerId="None" w15:userId="Hano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EBC"/>
    <w:rsid w:val="00002F41"/>
    <w:rsid w:val="00025BF7"/>
    <w:rsid w:val="00073894"/>
    <w:rsid w:val="00094BA7"/>
    <w:rsid w:val="000C54A4"/>
    <w:rsid w:val="000E734E"/>
    <w:rsid w:val="000F2D68"/>
    <w:rsid w:val="000F775D"/>
    <w:rsid w:val="001114B0"/>
    <w:rsid w:val="0011160E"/>
    <w:rsid w:val="00126E8E"/>
    <w:rsid w:val="00163B54"/>
    <w:rsid w:val="00166A74"/>
    <w:rsid w:val="001C1451"/>
    <w:rsid w:val="001E3A1E"/>
    <w:rsid w:val="001F4CFB"/>
    <w:rsid w:val="00223911"/>
    <w:rsid w:val="0024603F"/>
    <w:rsid w:val="002740E5"/>
    <w:rsid w:val="0028376B"/>
    <w:rsid w:val="002E02FC"/>
    <w:rsid w:val="00302327"/>
    <w:rsid w:val="00307F2D"/>
    <w:rsid w:val="00312901"/>
    <w:rsid w:val="00345032"/>
    <w:rsid w:val="0036186E"/>
    <w:rsid w:val="003819E7"/>
    <w:rsid w:val="00387CEA"/>
    <w:rsid w:val="003B1A55"/>
    <w:rsid w:val="003B7C19"/>
    <w:rsid w:val="003F1AE2"/>
    <w:rsid w:val="003F2A91"/>
    <w:rsid w:val="00404A03"/>
    <w:rsid w:val="004342F9"/>
    <w:rsid w:val="004508C6"/>
    <w:rsid w:val="00474DFB"/>
    <w:rsid w:val="004B370F"/>
    <w:rsid w:val="004E5861"/>
    <w:rsid w:val="00586E43"/>
    <w:rsid w:val="00591F24"/>
    <w:rsid w:val="00661184"/>
    <w:rsid w:val="006967DD"/>
    <w:rsid w:val="006A0D87"/>
    <w:rsid w:val="006C446E"/>
    <w:rsid w:val="006C7D49"/>
    <w:rsid w:val="006E6D05"/>
    <w:rsid w:val="007040B7"/>
    <w:rsid w:val="00712149"/>
    <w:rsid w:val="00723B7F"/>
    <w:rsid w:val="00724BA0"/>
    <w:rsid w:val="00733924"/>
    <w:rsid w:val="007457E7"/>
    <w:rsid w:val="007514A9"/>
    <w:rsid w:val="0075323E"/>
    <w:rsid w:val="00766005"/>
    <w:rsid w:val="007710BF"/>
    <w:rsid w:val="00781DF0"/>
    <w:rsid w:val="00783421"/>
    <w:rsid w:val="007862DB"/>
    <w:rsid w:val="007B435B"/>
    <w:rsid w:val="00832B0D"/>
    <w:rsid w:val="00851101"/>
    <w:rsid w:val="00861A49"/>
    <w:rsid w:val="00885C96"/>
    <w:rsid w:val="008A5CD3"/>
    <w:rsid w:val="008D4416"/>
    <w:rsid w:val="008E24EC"/>
    <w:rsid w:val="00914E57"/>
    <w:rsid w:val="00950DB3"/>
    <w:rsid w:val="00967529"/>
    <w:rsid w:val="00984643"/>
    <w:rsid w:val="009E6D0E"/>
    <w:rsid w:val="00A20103"/>
    <w:rsid w:val="00A34BB6"/>
    <w:rsid w:val="00AD171C"/>
    <w:rsid w:val="00AF6EBC"/>
    <w:rsid w:val="00B47F74"/>
    <w:rsid w:val="00B700F6"/>
    <w:rsid w:val="00BC36B1"/>
    <w:rsid w:val="00C03EE3"/>
    <w:rsid w:val="00C11D74"/>
    <w:rsid w:val="00C308A6"/>
    <w:rsid w:val="00C468FC"/>
    <w:rsid w:val="00C52EFB"/>
    <w:rsid w:val="00C6448F"/>
    <w:rsid w:val="00C81560"/>
    <w:rsid w:val="00CB5A08"/>
    <w:rsid w:val="00CC3E86"/>
    <w:rsid w:val="00CE2902"/>
    <w:rsid w:val="00D00D81"/>
    <w:rsid w:val="00D45CCC"/>
    <w:rsid w:val="00D7709A"/>
    <w:rsid w:val="00E07300"/>
    <w:rsid w:val="00E36DF2"/>
    <w:rsid w:val="00EA2690"/>
    <w:rsid w:val="00EB6C3F"/>
    <w:rsid w:val="00EE7E11"/>
    <w:rsid w:val="00EF7EF2"/>
    <w:rsid w:val="00F46855"/>
    <w:rsid w:val="00F71B65"/>
    <w:rsid w:val="00F7781F"/>
    <w:rsid w:val="00F80CFE"/>
    <w:rsid w:val="00F87659"/>
    <w:rsid w:val="00FA18FE"/>
    <w:rsid w:val="00FC414C"/>
    <w:rsid w:val="123D7E1E"/>
    <w:rsid w:val="6D293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49818"/>
  <w15:docId w15:val="{BC5B157A-8698-43F3-8615-86DE21110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320"/>
        <w:tab w:val="right" w:pos="8640"/>
      </w:tabs>
      <w:spacing w:after="0" w:line="240" w:lineRule="auto"/>
    </w:pPr>
    <w:rPr>
      <w:rFonts w:ascii="Times New Roman" w:eastAsia="Times New Roman" w:hAnsi="Times New Roman"/>
      <w:sz w:val="28"/>
      <w:szCs w:val="28"/>
    </w:r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link w:val="NormalWebChar"/>
    <w:uiPriority w:val="99"/>
    <w:qFormat/>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qFormat/>
    <w:rPr>
      <w:rFonts w:cs="Times New Roma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paragraph" w:styleId="ListParagraph">
    <w:name w:val="List Paragraph"/>
    <w:basedOn w:val="Normal"/>
    <w:uiPriority w:val="34"/>
    <w:qFormat/>
    <w:pPr>
      <w:spacing w:after="0" w:line="240" w:lineRule="auto"/>
      <w:ind w:left="720"/>
      <w:contextualSpacing/>
    </w:pPr>
    <w:rPr>
      <w:rFonts w:ascii="Angsana New" w:eastAsia="Cordia New" w:hAnsi="Angsana New" w:cs="Angsana New"/>
      <w:color w:val="000000"/>
      <w:sz w:val="32"/>
      <w:szCs w:val="40"/>
      <w:lang w:bidi="th-TH"/>
    </w:rPr>
  </w:style>
  <w:style w:type="character" w:customStyle="1" w:styleId="HeaderChar">
    <w:name w:val="Header Char"/>
    <w:basedOn w:val="DefaultParagraphFont"/>
    <w:link w:val="Header"/>
    <w:uiPriority w:val="99"/>
    <w:qFormat/>
    <w:rPr>
      <w:rFonts w:ascii="Calibri" w:eastAsia="Calibri" w:hAnsi="Calibri" w:cs="Times New Roman"/>
    </w:rPr>
  </w:style>
  <w:style w:type="paragraph" w:customStyle="1" w:styleId="CharCharCharChar">
    <w:name w:val="Char Char Char Char"/>
    <w:basedOn w:val="Normal"/>
    <w:qFormat/>
    <w:pPr>
      <w:pageBreakBefore/>
      <w:spacing w:before="100" w:beforeAutospacing="1" w:after="100" w:afterAutospacing="1" w:line="240" w:lineRule="auto"/>
      <w:jc w:val="both"/>
    </w:pPr>
    <w:rPr>
      <w:rFonts w:ascii="Tahoma" w:eastAsia="Times New Roman" w:hAnsi="Tahoma"/>
      <w:sz w:val="20"/>
      <w:szCs w:val="20"/>
    </w:rPr>
  </w:style>
  <w:style w:type="character" w:customStyle="1" w:styleId="NormalWebChar">
    <w:name w:val="Normal (Web) Char"/>
    <w:basedOn w:val="DefaultParagraphFont"/>
    <w:link w:val="NormalWeb"/>
    <w:uiPriority w:val="99"/>
    <w:qFormat/>
    <w:rPr>
      <w:rFonts w:ascii="Times New Roman" w:eastAsia="Times New Roman" w:hAnsi="Times New Roman" w:cs="Times New Roman"/>
      <w:sz w:val="24"/>
      <w:szCs w:val="24"/>
    </w:rPr>
  </w:style>
  <w:style w:type="paragraph" w:styleId="Revision">
    <w:name w:val="Revision"/>
    <w:hidden/>
    <w:uiPriority w:val="99"/>
    <w:unhideWhenUsed/>
    <w:rsid w:val="00163B54"/>
    <w:rPr>
      <w:rFonts w:ascii="Calibri" w:eastAsia="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1272</Words>
  <Characters>7254</Characters>
  <Application>Microsoft Office Word</Application>
  <DocSecurity>0</DocSecurity>
  <Lines>60</Lines>
  <Paragraphs>17</Paragraphs>
  <ScaleCrop>false</ScaleCrop>
  <Company/>
  <LinksUpToDate>false</LinksUpToDate>
  <CharactersWithSpaces>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Chinh</dc:creator>
  <cp:lastModifiedBy>Admin</cp:lastModifiedBy>
  <cp:revision>68</cp:revision>
  <cp:lastPrinted>2021-03-17T03:47:00Z</cp:lastPrinted>
  <dcterms:created xsi:type="dcterms:W3CDTF">2021-03-16T03:23:00Z</dcterms:created>
  <dcterms:modified xsi:type="dcterms:W3CDTF">2026-04-22T09:03:00Z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6DCD5C202FDF429A9A9601693C49264C_12</vt:lpwstr>
  </property>
</Properties>
</file>